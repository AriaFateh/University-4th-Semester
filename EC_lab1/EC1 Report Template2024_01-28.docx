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3.xml" ContentType="application/vnd.openxmlformats-officedocument.wordprocessingml.header+xml"/>
  <Override PartName="/word/charts/chart5.xml" ContentType="application/vnd.openxmlformats-officedocument.drawingml.chart+xml"/>
  <Override PartName="/word/header4.xml" ContentType="application/vnd.openxmlformats-officedocument.wordprocessingml.header+xml"/>
  <Override PartName="/word/charts/chart6.xml" ContentType="application/vnd.openxmlformats-officedocument.drawingml.chart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5.xml" ContentType="application/vnd.openxmlformats-officedocument.wordprocessingml.header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10.xml" ContentType="application/vnd.openxmlformats-officedocument.drawingml.chart+xml"/>
  <Override PartName="/word/charts/chart28.xml" ContentType="application/vnd.openxmlformats-officedocument.drawingml.chart+xml"/>
  <Override PartName="/word/charts/chart30.xml" ContentType="application/vnd.openxmlformats-officedocument.drawingml.chart+xml"/>
  <Override PartName="/word/charts/chart40.xml" ContentType="application/vnd.openxmlformats-officedocument.drawingml.chart+xml"/>
  <Override PartName="/word/charts/chart50.xml" ContentType="application/vnd.openxmlformats-officedocument.drawingml.chart+xml"/>
  <Override PartName="/word/charts/chart70.xml" ContentType="application/vnd.openxmlformats-officedocument.drawingml.chart+xml"/>
  <Override PartName="/word/charts/chart80.xml" ContentType="application/vnd.openxmlformats-officedocument.drawingml.chart+xml"/>
  <Override PartName="/word/charts/chart90.xml" ContentType="application/vnd.openxmlformats-officedocument.drawingml.chart+xml"/>
  <Override PartName="/word/charts/chart100.xml" ContentType="application/vnd.openxmlformats-officedocument.drawingml.chart+xml"/>
  <Override PartName="/word/charts/chart111.xml" ContentType="application/vnd.openxmlformats-officedocument.drawingml.chart+xml"/>
  <Override PartName="/word/charts/chart120.xml" ContentType="application/vnd.openxmlformats-officedocument.drawingml.chart+xml"/>
  <Override PartName="/word/charts/chart130.xml" ContentType="application/vnd.openxmlformats-officedocument.drawingml.chart+xml"/>
  <Override PartName="/word/charts/chart140.xml" ContentType="application/vnd.openxmlformats-officedocument.drawingml.chart+xml"/>
  <Override PartName="/word/charts/chart150.xml" ContentType="application/vnd.openxmlformats-officedocument.drawingml.chart+xml"/>
  <Override PartName="/word/charts/chart160.xml" ContentType="application/vnd.openxmlformats-officedocument.drawingml.chart+xml"/>
  <Override PartName="/word/charts/chart170.xml" ContentType="application/vnd.openxmlformats-officedocument.drawingml.chart+xml"/>
  <Override PartName="/word/charts/chart180.xml" ContentType="application/vnd.openxmlformats-officedocument.drawingml.chart+xml"/>
  <Override PartName="/word/charts/chart190.xml" ContentType="application/vnd.openxmlformats-officedocument.drawingml.chart+xml"/>
  <Override PartName="/word/charts/chart200.xml" ContentType="application/vnd.openxmlformats-officedocument.drawingml.chart+xml"/>
  <Override PartName="/word/charts/chart210.xml" ContentType="application/vnd.openxmlformats-officedocument.drawingml.chart+xml"/>
  <Override PartName="/word/charts/chart220.xml" ContentType="application/vnd.openxmlformats-officedocument.drawingml.chart+xml"/>
  <Override PartName="/word/charts/chart230.xml" ContentType="application/vnd.openxmlformats-officedocument.drawingml.chart+xml"/>
  <Override PartName="/word/charts/chart240.xml" ContentType="application/vnd.openxmlformats-officedocument.drawingml.chart+xml"/>
  <Override PartName="/word/charts/chart250.xml" ContentType="application/vnd.openxmlformats-officedocument.drawingml.chart+xml"/>
  <Override PartName="/word/charts/chart260.xml" ContentType="application/vnd.openxmlformats-officedocument.drawingml.chart+xml"/>
  <Override PartName="/word/charts/chart270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D75F" w14:textId="77777777" w:rsidR="00F91F67" w:rsidRPr="00AF770F" w:rsidRDefault="00F91F67" w:rsidP="00D1720A">
      <w:pPr>
        <w:pStyle w:val="Title"/>
        <w:rPr>
          <w:rFonts w:asciiTheme="majorBidi" w:hAnsiTheme="majorBidi" w:cstheme="majorBidi"/>
          <w:rtl/>
          <w:lang w:bidi="fa-IR"/>
        </w:rPr>
      </w:pPr>
      <w:r w:rsidRPr="00AF770F">
        <w:rPr>
          <w:rFonts w:asciiTheme="majorBidi" w:hAnsiTheme="majorBidi" w:cstheme="majorBidi"/>
          <w:noProof/>
        </w:rPr>
        <w:drawing>
          <wp:inline distT="0" distB="0" distL="0" distR="0" wp14:anchorId="780E0D06" wp14:editId="4E16980A">
            <wp:extent cx="1413970" cy="1434662"/>
            <wp:effectExtent l="0" t="0" r="0" b="0"/>
            <wp:docPr id="2" name="Picture 2" descr="AR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" t="4384" r="5177" b="6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348" cy="143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3924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  <w:r w:rsidRPr="00AF770F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3D39105" wp14:editId="766F6167">
            <wp:extent cx="1295400" cy="716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0DEA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lang w:bidi="fa-IR"/>
        </w:rPr>
      </w:pPr>
    </w:p>
    <w:p w14:paraId="6C20C32A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3FEC1772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5F4C4D8C" w14:textId="77777777" w:rsidR="00F91F67" w:rsidRPr="00577610" w:rsidRDefault="00F91F67" w:rsidP="00D1720A">
      <w:pPr>
        <w:jc w:val="center"/>
        <w:rPr>
          <w:rFonts w:asciiTheme="majorBidi" w:hAnsiTheme="majorBidi" w:cs="B Nazanin"/>
          <w:b/>
          <w:bCs/>
          <w:sz w:val="48"/>
          <w:szCs w:val="48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48"/>
          <w:szCs w:val="48"/>
          <w:rtl/>
          <w:lang w:bidi="fa-IR"/>
        </w:rPr>
        <w:t>قالب گزارش آزمایشگاه</w:t>
      </w:r>
    </w:p>
    <w:p w14:paraId="0D47EB99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szCs w:val="56"/>
          <w:rtl/>
          <w:lang w:bidi="fa-IR"/>
        </w:rPr>
      </w:pPr>
      <w:r w:rsidRPr="00577610">
        <w:rPr>
          <w:rFonts w:asciiTheme="majorBidi" w:hAnsiTheme="majorBidi" w:cs="B Nazanin"/>
          <w:b/>
          <w:bCs/>
          <w:szCs w:val="56"/>
          <w:rtl/>
          <w:lang w:bidi="fa-IR"/>
        </w:rPr>
        <w:t>تبدیل انرژی الکتریکی 1</w:t>
      </w:r>
    </w:p>
    <w:p w14:paraId="1B260A1A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1D5E3FCB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43C21900" w14:textId="77777777" w:rsidR="00F91F67" w:rsidRPr="00AF770F" w:rsidRDefault="00F91F67" w:rsidP="00D1720A">
      <w:pPr>
        <w:jc w:val="center"/>
        <w:rPr>
          <w:rFonts w:asciiTheme="majorBidi" w:hAnsiTheme="majorBidi" w:cstheme="majorBidi"/>
          <w:b/>
          <w:bCs/>
          <w:lang w:bidi="fa-IR"/>
        </w:rPr>
      </w:pPr>
    </w:p>
    <w:p w14:paraId="0845EF11" w14:textId="77777777" w:rsidR="0046048E" w:rsidRPr="00577610" w:rsidRDefault="0046048E" w:rsidP="00D1720A">
      <w:pPr>
        <w:jc w:val="center"/>
        <w:rPr>
          <w:rFonts w:asciiTheme="majorBidi" w:hAnsiTheme="majorBidi" w:cs="B Nazanin"/>
          <w:b/>
          <w:bCs/>
          <w:szCs w:val="40"/>
          <w:rtl/>
          <w:lang w:bidi="fa-IR"/>
        </w:rPr>
      </w:pPr>
      <w:r w:rsidRPr="00577610">
        <w:rPr>
          <w:rFonts w:asciiTheme="majorBidi" w:hAnsiTheme="majorBidi" w:cs="B Nazanin"/>
          <w:b/>
          <w:bCs/>
          <w:szCs w:val="40"/>
          <w:rtl/>
          <w:lang w:bidi="fa-IR"/>
        </w:rPr>
        <w:t>تهیه</w:t>
      </w:r>
      <w:r w:rsidRPr="00577610">
        <w:rPr>
          <w:rFonts w:asciiTheme="majorBidi" w:hAnsiTheme="majorBidi" w:cs="B Nazanin"/>
          <w:b/>
          <w:bCs/>
          <w:szCs w:val="40"/>
          <w:rtl/>
          <w:lang w:bidi="fa-IR"/>
        </w:rPr>
        <w:softHyphen/>
        <w:t>کننده:</w:t>
      </w:r>
    </w:p>
    <w:p w14:paraId="7DF11F63" w14:textId="77777777" w:rsidR="0046048E" w:rsidRPr="00577610" w:rsidRDefault="0046048E" w:rsidP="00D1720A">
      <w:pPr>
        <w:jc w:val="center"/>
        <w:rPr>
          <w:rFonts w:asciiTheme="majorBidi" w:hAnsiTheme="majorBidi" w:cs="B Nazanin"/>
          <w:b/>
          <w:bCs/>
          <w:szCs w:val="40"/>
          <w:rtl/>
          <w:lang w:bidi="fa-IR"/>
        </w:rPr>
      </w:pPr>
      <w:r w:rsidRPr="00577610">
        <w:rPr>
          <w:rFonts w:asciiTheme="majorBidi" w:hAnsiTheme="majorBidi" w:cs="B Nazanin"/>
          <w:b/>
          <w:bCs/>
          <w:szCs w:val="40"/>
          <w:rtl/>
          <w:lang w:bidi="fa-IR"/>
        </w:rPr>
        <w:t>یاسمن ترابی</w:t>
      </w:r>
    </w:p>
    <w:p w14:paraId="264E0C5B" w14:textId="77777777" w:rsidR="0046048E" w:rsidRPr="00AF770F" w:rsidRDefault="0046048E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1B3CCE69" w14:textId="77777777" w:rsidR="0046048E" w:rsidRPr="00AF770F" w:rsidRDefault="0046048E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06C75356" w14:textId="77777777" w:rsidR="0046048E" w:rsidRPr="00AF770F" w:rsidRDefault="0046048E" w:rsidP="00D1720A">
      <w:pPr>
        <w:jc w:val="center"/>
        <w:rPr>
          <w:rFonts w:asciiTheme="majorBidi" w:hAnsiTheme="majorBidi" w:cstheme="majorBidi"/>
          <w:b/>
          <w:bCs/>
          <w:rtl/>
          <w:lang w:bidi="fa-IR"/>
        </w:rPr>
      </w:pPr>
    </w:p>
    <w:p w14:paraId="27D4BEC5" w14:textId="77777777" w:rsidR="0046048E" w:rsidRPr="00577610" w:rsidRDefault="009B1FC7" w:rsidP="00D1720A">
      <w:pPr>
        <w:jc w:val="center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تابستان</w:t>
      </w:r>
      <w:r w:rsidR="0046048E" w:rsidRPr="00577610">
        <w:rPr>
          <w:rFonts w:asciiTheme="majorBidi" w:hAnsiTheme="majorBidi" w:cs="B Nazanin"/>
          <w:b/>
          <w:bCs/>
          <w:rtl/>
          <w:lang w:bidi="fa-IR"/>
        </w:rPr>
        <w:t xml:space="preserve"> 1398</w:t>
      </w:r>
    </w:p>
    <w:p w14:paraId="27A74BB5" w14:textId="77777777" w:rsidR="009665BF" w:rsidRPr="00AF770F" w:rsidRDefault="009665BF" w:rsidP="00D1720A">
      <w:pPr>
        <w:jc w:val="center"/>
        <w:rPr>
          <w:rFonts w:asciiTheme="majorBidi" w:hAnsiTheme="majorBidi" w:cstheme="majorBidi"/>
          <w:rtl/>
        </w:rPr>
      </w:pPr>
    </w:p>
    <w:p w14:paraId="581024D0" w14:textId="77777777" w:rsidR="0046048E" w:rsidRPr="00AF770F" w:rsidRDefault="0046048E" w:rsidP="00D1720A">
      <w:pPr>
        <w:jc w:val="center"/>
        <w:rPr>
          <w:rFonts w:asciiTheme="majorBidi" w:hAnsiTheme="majorBidi" w:cstheme="majorBidi"/>
          <w:rtl/>
        </w:rPr>
      </w:pPr>
    </w:p>
    <w:p w14:paraId="7E611307" w14:textId="77777777" w:rsidR="0046048E" w:rsidRPr="00AF770F" w:rsidRDefault="0046048E" w:rsidP="00D1720A">
      <w:pPr>
        <w:jc w:val="center"/>
        <w:rPr>
          <w:rFonts w:asciiTheme="majorBidi" w:hAnsiTheme="majorBidi" w:cstheme="majorBidi"/>
          <w:rtl/>
        </w:rPr>
      </w:pPr>
    </w:p>
    <w:p w14:paraId="6D240115" w14:textId="77777777" w:rsidR="0046048E" w:rsidRPr="00AF770F" w:rsidRDefault="0046048E" w:rsidP="00D1720A">
      <w:pPr>
        <w:jc w:val="center"/>
        <w:rPr>
          <w:rFonts w:asciiTheme="majorBidi" w:hAnsiTheme="majorBidi" w:cstheme="majorBidi"/>
          <w:rtl/>
        </w:rPr>
      </w:pPr>
    </w:p>
    <w:p w14:paraId="194A611E" w14:textId="77777777" w:rsidR="0046048E" w:rsidRPr="00AF770F" w:rsidRDefault="0046048E" w:rsidP="00D1720A">
      <w:pPr>
        <w:jc w:val="center"/>
        <w:rPr>
          <w:rFonts w:asciiTheme="majorBidi" w:hAnsiTheme="majorBidi" w:cstheme="majorBidi"/>
          <w:rtl/>
        </w:rPr>
      </w:pPr>
    </w:p>
    <w:p w14:paraId="557C7152" w14:textId="77777777" w:rsidR="009B1FC7" w:rsidRPr="00AF770F" w:rsidRDefault="009B1FC7" w:rsidP="00D1720A">
      <w:pPr>
        <w:rPr>
          <w:rFonts w:asciiTheme="majorBidi" w:hAnsiTheme="majorBidi" w:cstheme="majorBidi"/>
        </w:rPr>
      </w:pPr>
    </w:p>
    <w:p w14:paraId="22144430" w14:textId="77777777" w:rsidR="009B1FC7" w:rsidRPr="00AF770F" w:rsidRDefault="009B1FC7" w:rsidP="00D1720A">
      <w:pPr>
        <w:rPr>
          <w:rFonts w:asciiTheme="majorBidi" w:hAnsiTheme="majorBidi" w:cstheme="majorBidi"/>
          <w:rtl/>
        </w:rPr>
      </w:pPr>
    </w:p>
    <w:p w14:paraId="7E88A067" w14:textId="77777777" w:rsidR="00E6586E" w:rsidRPr="00AF770F" w:rsidRDefault="00E6586E" w:rsidP="00D1720A">
      <w:pPr>
        <w:rPr>
          <w:rFonts w:asciiTheme="majorBidi" w:hAnsiTheme="majorBidi" w:cstheme="majorBidi"/>
          <w:rtl/>
        </w:rPr>
      </w:pPr>
    </w:p>
    <w:p w14:paraId="5A7E8DBF" w14:textId="77777777" w:rsidR="00E6586E" w:rsidRPr="00AF770F" w:rsidRDefault="00E6586E" w:rsidP="00D1720A">
      <w:pPr>
        <w:rPr>
          <w:rFonts w:asciiTheme="majorBidi" w:hAnsiTheme="majorBidi" w:cstheme="majorBidi"/>
          <w:rtl/>
        </w:rPr>
      </w:pPr>
    </w:p>
    <w:p w14:paraId="4410BBD1" w14:textId="77777777" w:rsidR="00E6586E" w:rsidRPr="00AF770F" w:rsidRDefault="00E6586E" w:rsidP="00D1720A">
      <w:pPr>
        <w:rPr>
          <w:rFonts w:asciiTheme="majorBidi" w:hAnsiTheme="majorBidi" w:cstheme="majorBidi"/>
          <w:rtl/>
        </w:rPr>
      </w:pPr>
    </w:p>
    <w:p w14:paraId="51021C30" w14:textId="77777777" w:rsidR="00E6586E" w:rsidRPr="00AF770F" w:rsidRDefault="00E6586E" w:rsidP="00D1720A">
      <w:pPr>
        <w:rPr>
          <w:rFonts w:asciiTheme="majorBidi" w:hAnsiTheme="majorBidi" w:cstheme="majorBidi"/>
          <w:rtl/>
        </w:rPr>
      </w:pPr>
    </w:p>
    <w:p w14:paraId="5900406B" w14:textId="77777777" w:rsidR="001B1F8B" w:rsidRPr="00AF770F" w:rsidRDefault="001B1F8B" w:rsidP="00D1720A">
      <w:pPr>
        <w:rPr>
          <w:rFonts w:asciiTheme="majorBidi" w:hAnsiTheme="majorBidi" w:cstheme="majorBidi"/>
          <w:rtl/>
        </w:rPr>
      </w:pPr>
    </w:p>
    <w:p w14:paraId="79B420AF" w14:textId="77777777" w:rsidR="00AF24CA" w:rsidRPr="00AF770F" w:rsidRDefault="00AF24CA" w:rsidP="00D1720A">
      <w:pPr>
        <w:rPr>
          <w:rFonts w:asciiTheme="majorBidi" w:hAnsiTheme="majorBidi" w:cstheme="majorBidi"/>
          <w:rtl/>
        </w:rPr>
      </w:pPr>
    </w:p>
    <w:p w14:paraId="0E56D549" w14:textId="77777777" w:rsidR="002D11A7" w:rsidRPr="00577610" w:rsidRDefault="002D11A7" w:rsidP="0092504A">
      <w:pPr>
        <w:bidi w:val="0"/>
        <w:spacing w:after="160" w:line="259" w:lineRule="auto"/>
        <w:jc w:val="right"/>
        <w:rPr>
          <w:rFonts w:asciiTheme="majorBidi" w:hAnsiTheme="majorBidi" w:cs="B Nazanin"/>
          <w:rtl/>
          <w:lang w:bidi="fa-IR"/>
        </w:rPr>
      </w:pPr>
      <w:r w:rsidRPr="00AF770F">
        <w:rPr>
          <w:rFonts w:asciiTheme="majorBidi" w:hAnsiTheme="majorBidi" w:cstheme="majorBidi"/>
          <w:rtl/>
          <w:lang w:bidi="fa-IR"/>
        </w:rPr>
        <w:lastRenderedPageBreak/>
        <w:t>این قالب</w:t>
      </w:r>
      <w:r w:rsidRPr="00433A45">
        <w:rPr>
          <w:rStyle w:val="FootnoteReference"/>
          <w:rFonts w:asciiTheme="majorBidi" w:hAnsiTheme="majorBidi" w:cs="B Nazanin"/>
          <w:rtl/>
          <w:lang w:bidi="fa-IR"/>
        </w:rPr>
        <w:footnoteReference w:id="1"/>
      </w:r>
      <w:r w:rsidRPr="00433A45">
        <w:rPr>
          <w:rFonts w:asciiTheme="majorBidi" w:hAnsiTheme="majorBidi" w:cs="B Nazanin"/>
          <w:lang w:bidi="fa-IR"/>
        </w:rPr>
        <w:t xml:space="preserve"> </w:t>
      </w:r>
      <w:r w:rsidRPr="00433A45">
        <w:rPr>
          <w:rFonts w:asciiTheme="majorBidi" w:hAnsiTheme="majorBidi" w:cs="B Nazanin"/>
          <w:rtl/>
          <w:lang w:bidi="fa-IR"/>
        </w:rPr>
        <w:t>در راستای سهولت در</w:t>
      </w:r>
      <w:r w:rsidR="00AA5145" w:rsidRPr="00433A45">
        <w:rPr>
          <w:rFonts w:asciiTheme="majorBidi" w:hAnsiTheme="majorBidi" w:cs="B Nazanin"/>
          <w:rtl/>
          <w:lang w:bidi="fa-IR"/>
        </w:rPr>
        <w:t xml:space="preserve"> فرایند نگارش و</w:t>
      </w:r>
      <w:r w:rsidRPr="00433A45">
        <w:rPr>
          <w:rFonts w:asciiTheme="majorBidi" w:hAnsiTheme="majorBidi" w:cs="B Nazanin"/>
          <w:rtl/>
          <w:lang w:bidi="fa-IR"/>
        </w:rPr>
        <w:t xml:space="preserve"> تصحیح  گزارش</w:t>
      </w:r>
      <w:r w:rsidR="0092504A" w:rsidRPr="00433A45">
        <w:rPr>
          <w:rFonts w:asciiTheme="majorBidi" w:hAnsiTheme="majorBidi" w:cs="B Nazanin"/>
          <w:rtl/>
          <w:lang w:bidi="fa-IR"/>
        </w:rPr>
        <w:t xml:space="preserve"> های آزمایشگاه تهیه شده است</w:t>
      </w:r>
      <w:r w:rsidR="0092504A" w:rsidRPr="00577610">
        <w:rPr>
          <w:rFonts w:asciiTheme="majorBidi" w:hAnsiTheme="majorBidi" w:cs="B Nazanin"/>
          <w:rtl/>
          <w:lang w:bidi="fa-IR"/>
        </w:rPr>
        <w:t>. قسمت مربوط به هر</w:t>
      </w:r>
      <w:r w:rsidRPr="00577610">
        <w:rPr>
          <w:rFonts w:asciiTheme="majorBidi" w:hAnsiTheme="majorBidi" w:cs="B Nazanin"/>
          <w:rtl/>
          <w:lang w:bidi="fa-IR"/>
        </w:rPr>
        <w:t xml:space="preserve"> آزمایش را</w:t>
      </w:r>
      <w:r w:rsidR="00912562" w:rsidRPr="00577610">
        <w:rPr>
          <w:rFonts w:asciiTheme="majorBidi" w:hAnsiTheme="majorBidi" w:cs="B Nazanin"/>
          <w:rtl/>
          <w:lang w:bidi="fa-IR"/>
        </w:rPr>
        <w:t xml:space="preserve"> در یک فایل ورد کپی کنید و پس</w:t>
      </w:r>
      <w:r w:rsidRPr="00577610">
        <w:rPr>
          <w:rFonts w:asciiTheme="majorBidi" w:hAnsiTheme="majorBidi" w:cs="B Nazanin"/>
          <w:rtl/>
          <w:lang w:bidi="fa-IR"/>
        </w:rPr>
        <w:t xml:space="preserve"> از تکمیل</w:t>
      </w:r>
      <w:r w:rsidR="001C4FC4" w:rsidRPr="00577610">
        <w:rPr>
          <w:rFonts w:asciiTheme="majorBidi" w:hAnsiTheme="majorBidi" w:cs="B Nazanin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 xml:space="preserve"> تا موعد مقرر در سامانه بارگذاری نمایید.</w:t>
      </w:r>
    </w:p>
    <w:p w14:paraId="344100CD" w14:textId="77777777" w:rsidR="002D11A7" w:rsidRPr="00577610" w:rsidRDefault="002D11A7" w:rsidP="002D11A7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3CC8838D" w14:textId="77777777" w:rsidR="002D11A7" w:rsidRPr="00577610" w:rsidRDefault="002D11A7" w:rsidP="002D11A7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="00CF3434" w:rsidRPr="00577610">
        <w:rPr>
          <w:rFonts w:asciiTheme="majorBidi" w:hAnsiTheme="majorBidi" w:cs="B Nazanin"/>
          <w:b/>
          <w:bCs/>
          <w:lang w:bidi="fa-IR"/>
        </w:rPr>
        <w:t xml:space="preserve">report _number of report </w:t>
      </w:r>
      <w:r w:rsidRPr="00577610">
        <w:rPr>
          <w:rFonts w:asciiTheme="majorBidi" w:hAnsiTheme="majorBidi" w:cs="B Nazanin"/>
          <w:b/>
          <w:bCs/>
          <w:lang w:bidi="fa-IR"/>
        </w:rPr>
        <w:t>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736B9235" w14:textId="77777777" w:rsidR="00C106DC" w:rsidRPr="00577610" w:rsidRDefault="005268F7" w:rsidP="00B01808">
      <w:pPr>
        <w:pStyle w:val="ListParagraph"/>
        <w:ind w:left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هدف اصلی گزارشکار، سامان دهی داده ه</w:t>
      </w:r>
      <w:r w:rsidR="00C106DC" w:rsidRPr="00577610">
        <w:rPr>
          <w:rFonts w:asciiTheme="majorBidi" w:hAnsiTheme="majorBidi" w:cs="B Nazanin"/>
          <w:b/>
          <w:bCs/>
          <w:rtl/>
          <w:lang w:bidi="fa-IR"/>
        </w:rPr>
        <w:t xml:space="preserve">ا و مشاهدات آزمایشگاه، تطبیق آن ها با مفاهیم نظری، تحلیل آن ها و </w:t>
      </w:r>
      <w:r w:rsidR="00625983" w:rsidRPr="00577610">
        <w:rPr>
          <w:rFonts w:asciiTheme="majorBidi" w:hAnsiTheme="majorBidi" w:cs="B Nazanin"/>
          <w:b/>
          <w:bCs/>
          <w:rtl/>
          <w:lang w:bidi="fa-IR"/>
        </w:rPr>
        <w:t>در نهایت</w:t>
      </w:r>
      <w:r w:rsidR="00C106DC" w:rsidRPr="00577610">
        <w:rPr>
          <w:rFonts w:asciiTheme="majorBidi" w:hAnsiTheme="majorBidi" w:cs="B Nazanin"/>
          <w:b/>
          <w:bCs/>
          <w:rtl/>
          <w:lang w:bidi="fa-IR"/>
        </w:rPr>
        <w:t xml:space="preserve"> رسیدن به یک نتیجه گیری سودمند است</w:t>
      </w:r>
      <w:r w:rsidR="00B01808" w:rsidRPr="00577610">
        <w:rPr>
          <w:rFonts w:asciiTheme="majorBidi" w:hAnsiTheme="majorBidi" w:cs="B Nazanin"/>
          <w:b/>
          <w:bCs/>
          <w:rtl/>
          <w:lang w:bidi="fa-IR"/>
        </w:rPr>
        <w:t xml:space="preserve">. </w:t>
      </w:r>
      <w:r w:rsidR="00C106DC" w:rsidRPr="00577610">
        <w:rPr>
          <w:rFonts w:asciiTheme="majorBidi" w:hAnsiTheme="majorBidi" w:cs="B Nazanin"/>
          <w:b/>
          <w:bCs/>
          <w:rtl/>
          <w:lang w:bidi="fa-IR"/>
        </w:rPr>
        <w:t>بدین منظور کافیست:</w:t>
      </w:r>
    </w:p>
    <w:p w14:paraId="00D5013B" w14:textId="77777777" w:rsidR="00C106DC" w:rsidRPr="00577610" w:rsidRDefault="00C106DC" w:rsidP="00C106DC">
      <w:pPr>
        <w:pStyle w:val="ListParagraph"/>
        <w:ind w:left="0"/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069CDF39" w14:textId="025E24C8" w:rsidR="00AA5145" w:rsidRPr="00577610" w:rsidRDefault="00BA3439" w:rsidP="00E821E4">
      <w:pPr>
        <w:pStyle w:val="ListParagraph"/>
        <w:numPr>
          <w:ilvl w:val="0"/>
          <w:numId w:val="6"/>
        </w:num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تصاویری را که </w:t>
      </w:r>
      <w:r w:rsidR="00956E9A" w:rsidRPr="00577610">
        <w:rPr>
          <w:rFonts w:asciiTheme="majorBidi" w:hAnsiTheme="majorBidi" w:cs="B Nazanin"/>
          <w:rtl/>
          <w:lang w:bidi="fa-IR"/>
        </w:rPr>
        <w:t xml:space="preserve">در آزمایشگاه </w:t>
      </w:r>
      <w:r w:rsidR="005268F7" w:rsidRPr="00577610">
        <w:rPr>
          <w:rFonts w:asciiTheme="majorBidi" w:hAnsiTheme="majorBidi" w:cs="B Nazanin"/>
          <w:rtl/>
          <w:lang w:bidi="fa-IR"/>
        </w:rPr>
        <w:t>ذخیره کرده اید در قسمت ها</w:t>
      </w:r>
      <w:r w:rsidR="00C106DC" w:rsidRPr="00577610">
        <w:rPr>
          <w:rFonts w:asciiTheme="majorBidi" w:hAnsiTheme="majorBidi" w:cs="B Nazanin"/>
          <w:rtl/>
          <w:lang w:bidi="fa-IR"/>
        </w:rPr>
        <w:t>ی</w:t>
      </w:r>
      <w:r w:rsidR="005268F7" w:rsidRPr="00577610">
        <w:rPr>
          <w:rFonts w:asciiTheme="majorBidi" w:hAnsiTheme="majorBidi" w:cs="B Nazanin"/>
          <w:rtl/>
          <w:lang w:bidi="fa-IR"/>
        </w:rPr>
        <w:t xml:space="preserve"> </w:t>
      </w:r>
      <w:r w:rsidR="00C106DC" w:rsidRPr="00577610">
        <w:rPr>
          <w:rFonts w:asciiTheme="majorBidi" w:hAnsiTheme="majorBidi" w:cs="B Nazanin"/>
          <w:rtl/>
          <w:lang w:bidi="fa-IR"/>
        </w:rPr>
        <w:t xml:space="preserve">آبی معین </w:t>
      </w:r>
      <w:r w:rsidR="00E821E4" w:rsidRPr="00577610">
        <w:rPr>
          <w:rFonts w:asciiTheme="majorBidi" w:hAnsiTheme="majorBidi" w:cs="B Nazanin"/>
          <w:rtl/>
          <w:lang w:bidi="fa-IR"/>
        </w:rPr>
        <w:t>شده</w:t>
      </w:r>
      <w:r w:rsidR="00E821E4">
        <w:rPr>
          <w:rFonts w:asciiTheme="majorBidi" w:hAnsiTheme="majorBidi" w:cs="B Nazanin" w:hint="cs"/>
          <w:rtl/>
          <w:lang w:bidi="fa-IR"/>
        </w:rPr>
        <w:t xml:space="preserve"> وارد</w:t>
      </w:r>
      <w:r w:rsidR="00E821E4" w:rsidRPr="00577610">
        <w:rPr>
          <w:rFonts w:asciiTheme="majorBidi" w:hAnsiTheme="majorBidi" w:cs="B Nazanin"/>
          <w:rtl/>
          <w:lang w:bidi="fa-IR"/>
        </w:rPr>
        <w:t xml:space="preserve"> </w:t>
      </w:r>
      <w:r w:rsidR="005268F7" w:rsidRPr="00577610">
        <w:rPr>
          <w:rFonts w:asciiTheme="majorBidi" w:hAnsiTheme="majorBidi" w:cs="B Nazanin"/>
          <w:rtl/>
          <w:lang w:bidi="fa-IR"/>
        </w:rPr>
        <w:t>کنید.</w:t>
      </w:r>
    </w:p>
    <w:p w14:paraId="4B2C3652" w14:textId="77777777" w:rsidR="00C106DC" w:rsidRPr="00577610" w:rsidRDefault="005268F7" w:rsidP="008E5DCD">
      <w:pPr>
        <w:pStyle w:val="ListParagraph"/>
        <w:numPr>
          <w:ilvl w:val="0"/>
          <w:numId w:val="6"/>
        </w:num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داده هایی </w:t>
      </w:r>
      <w:r w:rsidR="00C106DC" w:rsidRPr="00577610">
        <w:rPr>
          <w:rFonts w:asciiTheme="majorBidi" w:hAnsiTheme="majorBidi" w:cs="B Nazanin"/>
          <w:rtl/>
          <w:lang w:bidi="fa-IR"/>
        </w:rPr>
        <w:t xml:space="preserve">را </w:t>
      </w:r>
      <w:r w:rsidRPr="00577610">
        <w:rPr>
          <w:rFonts w:asciiTheme="majorBidi" w:hAnsiTheme="majorBidi" w:cs="B Nazanin"/>
          <w:rtl/>
          <w:lang w:bidi="fa-IR"/>
        </w:rPr>
        <w:t>که در فای</w:t>
      </w:r>
      <w:r w:rsidR="009F115F" w:rsidRPr="00577610">
        <w:rPr>
          <w:rFonts w:asciiTheme="majorBidi" w:hAnsiTheme="majorBidi" w:cs="B Nazanin"/>
          <w:rtl/>
          <w:lang w:bidi="fa-IR"/>
        </w:rPr>
        <w:t>ل</w:t>
      </w:r>
      <w:r w:rsidR="00C106DC" w:rsidRPr="00577610">
        <w:rPr>
          <w:rFonts w:asciiTheme="majorBidi" w:hAnsiTheme="majorBidi" w:cs="B Nazanin"/>
          <w:rtl/>
          <w:lang w:bidi="fa-IR"/>
        </w:rPr>
        <w:t xml:space="preserve"> اکسل ذخیره کرده اید،</w:t>
      </w:r>
      <w:r w:rsidRPr="00577610">
        <w:rPr>
          <w:rFonts w:asciiTheme="majorBidi" w:hAnsiTheme="majorBidi" w:cs="B Nazanin"/>
          <w:rtl/>
          <w:lang w:bidi="fa-IR"/>
        </w:rPr>
        <w:t xml:space="preserve"> در جد</w:t>
      </w:r>
      <w:r w:rsidR="00C106DC" w:rsidRPr="00577610">
        <w:rPr>
          <w:rFonts w:asciiTheme="majorBidi" w:hAnsiTheme="majorBidi" w:cs="B Nazanin"/>
          <w:rtl/>
          <w:lang w:bidi="fa-IR"/>
        </w:rPr>
        <w:t>ول قسمتهای زرد</w:t>
      </w:r>
      <w:r w:rsidR="00C106DC" w:rsidRPr="00577610">
        <w:rPr>
          <w:rFonts w:asciiTheme="majorBidi" w:hAnsiTheme="majorBidi" w:cs="B Nazanin"/>
          <w:lang w:bidi="fa-IR"/>
        </w:rPr>
        <w:t xml:space="preserve">  paste </w:t>
      </w:r>
      <w:r w:rsidRPr="00577610">
        <w:rPr>
          <w:rFonts w:asciiTheme="majorBidi" w:hAnsiTheme="majorBidi" w:cs="B Nazanin"/>
          <w:rtl/>
          <w:lang w:bidi="fa-IR"/>
        </w:rPr>
        <w:t>کنید.</w:t>
      </w:r>
    </w:p>
    <w:p w14:paraId="7A2CB7FE" w14:textId="5925C511" w:rsidR="00C106DC" w:rsidRPr="00577610" w:rsidRDefault="00C106DC" w:rsidP="00E821E4">
      <w:pPr>
        <w:pStyle w:val="ListParagraph"/>
        <w:numPr>
          <w:ilvl w:val="0"/>
          <w:numId w:val="6"/>
        </w:numPr>
        <w:jc w:val="both"/>
        <w:rPr>
          <w:rFonts w:asciiTheme="majorBidi" w:hAnsiTheme="majorBidi" w:cs="B Nazanin"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نمودار قسمت های </w:t>
      </w:r>
      <w:r w:rsidR="00667774" w:rsidRPr="00577610">
        <w:rPr>
          <w:rFonts w:asciiTheme="majorBidi" w:hAnsiTheme="majorBidi" w:cs="B Nazanin"/>
          <w:rtl/>
          <w:lang w:bidi="fa-IR"/>
        </w:rPr>
        <w:t>نارنجی</w:t>
      </w:r>
      <w:r w:rsidRPr="00577610">
        <w:rPr>
          <w:rFonts w:asciiTheme="majorBidi" w:hAnsiTheme="majorBidi" w:cs="B Nazanin"/>
          <w:rtl/>
          <w:lang w:bidi="fa-IR"/>
        </w:rPr>
        <w:t xml:space="preserve"> را با </w:t>
      </w:r>
      <w:r w:rsidR="00E821E4">
        <w:rPr>
          <w:rFonts w:asciiTheme="majorBidi" w:hAnsiTheme="majorBidi" w:cs="B Nazanin" w:hint="cs"/>
          <w:rtl/>
          <w:lang w:bidi="fa-IR"/>
        </w:rPr>
        <w:t>وارد</w:t>
      </w:r>
      <w:r w:rsidR="00E821E4" w:rsidRPr="00577610">
        <w:rPr>
          <w:rFonts w:asciiTheme="majorBidi" w:hAnsiTheme="majorBidi" w:cs="B Nazanin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 xml:space="preserve">کردن داده های خودتان تکمیل کنید. تمامی </w:t>
      </w:r>
      <w:r w:rsidR="00583A9C">
        <w:rPr>
          <w:rFonts w:asciiTheme="majorBidi" w:hAnsiTheme="majorBidi" w:cs="B Nazanin" w:hint="cs"/>
          <w:rtl/>
          <w:lang w:bidi="fa-IR"/>
        </w:rPr>
        <w:t>عنوانها</w:t>
      </w:r>
      <w:r w:rsidRPr="00577610">
        <w:rPr>
          <w:rFonts w:asciiTheme="majorBidi" w:hAnsiTheme="majorBidi" w:cs="B Nazanin"/>
          <w:rtl/>
          <w:lang w:bidi="fa-IR"/>
        </w:rPr>
        <w:t xml:space="preserve"> و ستون ها</w:t>
      </w:r>
      <w:r w:rsidR="00392ACD" w:rsidRPr="00577610">
        <w:rPr>
          <w:rFonts w:asciiTheme="majorBidi" w:hAnsiTheme="majorBidi" w:cs="B Nazanin"/>
          <w:rtl/>
          <w:lang w:bidi="fa-IR"/>
        </w:rPr>
        <w:t xml:space="preserve">ی اکسل </w:t>
      </w:r>
      <w:r w:rsidRPr="00577610">
        <w:rPr>
          <w:rFonts w:asciiTheme="majorBidi" w:hAnsiTheme="majorBidi" w:cs="B Nazanin"/>
          <w:rtl/>
          <w:lang w:bidi="fa-IR"/>
        </w:rPr>
        <w:t xml:space="preserve"> </w:t>
      </w:r>
      <w:r w:rsidR="002F6B52" w:rsidRPr="00577610">
        <w:rPr>
          <w:rFonts w:asciiTheme="majorBidi" w:hAnsiTheme="majorBidi" w:cs="B Nazanin"/>
          <w:rtl/>
          <w:lang w:bidi="fa-IR"/>
        </w:rPr>
        <w:t xml:space="preserve">برای هر بخش آزمایش ایجاد </w:t>
      </w:r>
      <w:r w:rsidRPr="00577610">
        <w:rPr>
          <w:rFonts w:asciiTheme="majorBidi" w:hAnsiTheme="majorBidi" w:cs="B Nazanin"/>
          <w:rtl/>
          <w:lang w:bidi="fa-IR"/>
        </w:rPr>
        <w:t xml:space="preserve">شده اند. </w:t>
      </w:r>
      <w:r w:rsidR="008E5DCD" w:rsidRPr="00577610">
        <w:rPr>
          <w:rFonts w:asciiTheme="majorBidi" w:hAnsiTheme="majorBidi" w:cs="B Nazanin"/>
          <w:rtl/>
          <w:lang w:bidi="fa-IR"/>
        </w:rPr>
        <w:t>با کلیک راست بر روی نمودار ها و انتخاب</w:t>
      </w:r>
      <w:r w:rsidR="008E5DCD" w:rsidRPr="00577610">
        <w:rPr>
          <w:rFonts w:asciiTheme="majorBidi" w:hAnsiTheme="majorBidi" w:cs="B Nazanin"/>
          <w:lang w:bidi="fa-IR"/>
        </w:rPr>
        <w:t xml:space="preserve"> edit data in excel </w:t>
      </w:r>
      <w:r w:rsidR="008E5DCD" w:rsidRPr="00577610">
        <w:rPr>
          <w:rFonts w:asciiTheme="majorBidi" w:hAnsiTheme="majorBidi" w:cs="B Nazanin"/>
          <w:rtl/>
          <w:lang w:bidi="fa-IR"/>
        </w:rPr>
        <w:t xml:space="preserve"> صرفا داده هایتان را در ستون های مناسب </w:t>
      </w:r>
      <w:r w:rsidR="00E821E4">
        <w:rPr>
          <w:rFonts w:asciiTheme="majorBidi" w:hAnsiTheme="majorBidi" w:cs="B Nazanin" w:hint="cs"/>
          <w:rtl/>
          <w:lang w:bidi="fa-IR"/>
        </w:rPr>
        <w:t>وارد</w:t>
      </w:r>
      <w:r w:rsidR="00E821E4" w:rsidRPr="00577610">
        <w:rPr>
          <w:rFonts w:asciiTheme="majorBidi" w:hAnsiTheme="majorBidi" w:cs="B Nazanin"/>
          <w:lang w:bidi="fa-IR"/>
        </w:rPr>
        <w:t xml:space="preserve"> </w:t>
      </w:r>
      <w:r w:rsidR="00E821E4" w:rsidRPr="00577610">
        <w:rPr>
          <w:rFonts w:asciiTheme="majorBidi" w:hAnsiTheme="majorBidi" w:cs="B Nazanin"/>
          <w:rtl/>
          <w:lang w:bidi="fa-IR"/>
        </w:rPr>
        <w:t xml:space="preserve"> </w:t>
      </w:r>
      <w:r w:rsidR="008E5DCD" w:rsidRPr="00577610">
        <w:rPr>
          <w:rFonts w:asciiTheme="majorBidi" w:hAnsiTheme="majorBidi" w:cs="B Nazanin"/>
          <w:rtl/>
          <w:lang w:bidi="fa-IR"/>
        </w:rPr>
        <w:t>کنید.</w:t>
      </w:r>
    </w:p>
    <w:p w14:paraId="209B81D0" w14:textId="77777777" w:rsidR="008E5DCD" w:rsidRPr="00577610" w:rsidRDefault="008E5DCD" w:rsidP="008E5DCD">
      <w:pPr>
        <w:pStyle w:val="ListParagraph"/>
        <w:jc w:val="center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noProof/>
          <w:rtl/>
        </w:rPr>
        <w:drawing>
          <wp:inline distT="0" distB="0" distL="0" distR="0" wp14:anchorId="29F89E89" wp14:editId="5BCDE5F8">
            <wp:extent cx="5095241" cy="2590800"/>
            <wp:effectExtent l="0" t="0" r="0" b="0"/>
            <wp:docPr id="97" name="Picture 97" descr="C:\Users\Asuse\Pictures\Screenshots\Screenshot (5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e\Pictures\Screenshots\Screenshot (554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92" cy="260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C9D4" w14:textId="43EFC26D" w:rsidR="0050508C" w:rsidRPr="00577610" w:rsidRDefault="008E5DCD" w:rsidP="00C60942">
      <w:pPr>
        <w:pStyle w:val="ListParagraph"/>
        <w:ind w:left="0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تا این مرحله شما صرفا بایستی </w:t>
      </w:r>
      <w:r w:rsidR="00C60942">
        <w:rPr>
          <w:rFonts w:asciiTheme="majorBidi" w:hAnsiTheme="majorBidi" w:cs="B Nazanin" w:hint="cs"/>
          <w:rtl/>
          <w:lang w:bidi="fa-IR"/>
        </w:rPr>
        <w:t>مطالب را وارد</w:t>
      </w:r>
      <w:r w:rsidR="00C60942" w:rsidRPr="00577610">
        <w:rPr>
          <w:rFonts w:asciiTheme="majorBidi" w:hAnsiTheme="majorBidi" w:cs="B Nazanin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کنید. مهم ترین قسمت گزارش</w:t>
      </w:r>
      <w:r w:rsidR="007651A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کار، تکمیل قسمت های سب</w:t>
      </w:r>
      <w:r w:rsidR="00954860" w:rsidRPr="00577610">
        <w:rPr>
          <w:rFonts w:asciiTheme="majorBidi" w:hAnsiTheme="majorBidi" w:cs="B Nazanin"/>
          <w:rtl/>
          <w:lang w:bidi="fa-IR"/>
        </w:rPr>
        <w:t xml:space="preserve">ز، یعنی </w:t>
      </w:r>
      <w:r w:rsidRPr="00577610">
        <w:rPr>
          <w:rFonts w:asciiTheme="majorBidi" w:hAnsiTheme="majorBidi" w:cs="B Nazanin"/>
          <w:rtl/>
          <w:lang w:bidi="fa-IR"/>
        </w:rPr>
        <w:t xml:space="preserve"> پاسخگویی به سوالات </w:t>
      </w:r>
      <w:r w:rsidR="00954860" w:rsidRPr="00577610">
        <w:rPr>
          <w:rFonts w:asciiTheme="majorBidi" w:hAnsiTheme="majorBidi" w:cs="B Nazanin"/>
          <w:rtl/>
          <w:lang w:bidi="fa-IR"/>
        </w:rPr>
        <w:t>و</w:t>
      </w:r>
      <w:r w:rsidR="007C03C7" w:rsidRPr="00577610">
        <w:rPr>
          <w:rFonts w:asciiTheme="majorBidi" w:hAnsiTheme="majorBidi" w:cs="B Nazanin"/>
          <w:lang w:bidi="fa-IR"/>
        </w:rPr>
        <w:t xml:space="preserve"> </w:t>
      </w:r>
      <w:r w:rsidR="00954860" w:rsidRPr="00577610">
        <w:rPr>
          <w:rFonts w:asciiTheme="majorBidi" w:hAnsiTheme="majorBidi" w:cs="B Nazanin"/>
          <w:rtl/>
          <w:lang w:bidi="fa-IR"/>
        </w:rPr>
        <w:t xml:space="preserve">نتیجه گیری از مشاهدات آزمایشگاه </w:t>
      </w:r>
      <w:r w:rsidRPr="00577610">
        <w:rPr>
          <w:rFonts w:asciiTheme="majorBidi" w:hAnsiTheme="majorBidi" w:cs="B Nazanin"/>
          <w:rtl/>
          <w:lang w:bidi="fa-IR"/>
        </w:rPr>
        <w:t>است. بیش تر وقت خود را به این قسمت اختصاص دهید.</w:t>
      </w:r>
    </w:p>
    <w:p w14:paraId="267E8583" w14:textId="77777777" w:rsidR="00A3755D" w:rsidRPr="00577610" w:rsidRDefault="00A3755D" w:rsidP="00F02865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در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پایان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از</w:t>
      </w:r>
      <w:r w:rsidR="00932177" w:rsidRPr="00577610">
        <w:rPr>
          <w:rFonts w:asciiTheme="majorBidi" w:hAnsiTheme="majorBidi" w:cs="B Nazanin"/>
          <w:rtl/>
          <w:lang w:bidi="fa-IR"/>
        </w:rPr>
        <w:t xml:space="preserve"> زحمات ارزشمند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تمامی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اساتید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و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دانشجویانی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که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در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تهیه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و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تدوین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این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جزوه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همکاری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داشته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اند</w:t>
      </w:r>
      <w:r w:rsidR="00F02865" w:rsidRPr="00577610">
        <w:rPr>
          <w:rFonts w:asciiTheme="majorBidi" w:hAnsiTheme="majorBidi" w:cs="B Nazanin"/>
          <w:rtl/>
          <w:lang w:bidi="fa-IR"/>
        </w:rPr>
        <w:t xml:space="preserve">، </w:t>
      </w:r>
      <w:r w:rsidRPr="00577610">
        <w:rPr>
          <w:rFonts w:asciiTheme="majorBidi" w:hAnsiTheme="majorBidi" w:cs="B Nazanin"/>
          <w:rtl/>
          <w:lang w:bidi="fa-IR"/>
        </w:rPr>
        <w:t>تشکر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و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قدردانی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می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شود</w:t>
      </w:r>
      <w:r w:rsidRPr="00577610">
        <w:rPr>
          <w:rFonts w:asciiTheme="majorBidi" w:hAnsiTheme="majorBidi" w:cs="B Nazanin"/>
          <w:lang w:bidi="fa-IR"/>
        </w:rPr>
        <w:t>.</w:t>
      </w:r>
    </w:p>
    <w:p w14:paraId="5ED4AE9B" w14:textId="77777777" w:rsidR="00751C88" w:rsidRPr="00577610" w:rsidRDefault="00751C88" w:rsidP="008E5DCD">
      <w:pPr>
        <w:rPr>
          <w:rFonts w:asciiTheme="majorBidi" w:hAnsiTheme="majorBidi" w:cs="B Nazanin"/>
          <w:rtl/>
        </w:rPr>
      </w:pPr>
    </w:p>
    <w:p w14:paraId="203B5D1B" w14:textId="77777777" w:rsidR="00751C88" w:rsidRPr="00577610" w:rsidRDefault="00751C88" w:rsidP="008E5DCD">
      <w:pPr>
        <w:rPr>
          <w:rFonts w:asciiTheme="majorBidi" w:hAnsiTheme="majorBidi" w:cs="B Nazanin"/>
          <w:rtl/>
        </w:rPr>
      </w:pPr>
    </w:p>
    <w:p w14:paraId="206FA4C2" w14:textId="77777777" w:rsidR="00751C88" w:rsidRPr="00577610" w:rsidRDefault="00751C88" w:rsidP="008E5DCD">
      <w:pPr>
        <w:rPr>
          <w:rFonts w:asciiTheme="majorBidi" w:hAnsiTheme="majorBidi" w:cs="B Nazanin"/>
          <w:rtl/>
        </w:rPr>
        <w:sectPr w:rsidR="00751C88" w:rsidRPr="00577610" w:rsidSect="00885181">
          <w:headerReference w:type="default" r:id="rId11"/>
          <w:headerReference w:type="first" r:id="rId12"/>
          <w:pgSz w:w="12240" w:h="15840"/>
          <w:pgMar w:top="567" w:right="1183" w:bottom="284" w:left="1134" w:header="720" w:footer="720" w:gutter="0"/>
          <w:pgNumType w:start="0"/>
          <w:cols w:space="720"/>
          <w:titlePg/>
          <w:docGrid w:linePitch="360"/>
        </w:sectPr>
      </w:pPr>
    </w:p>
    <w:p w14:paraId="7610790B" w14:textId="77777777" w:rsidR="00751C88" w:rsidRPr="00577610" w:rsidRDefault="00751C88" w:rsidP="00751C88">
      <w:pPr>
        <w:jc w:val="right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یاسمن ترابی</w:t>
      </w:r>
    </w:p>
    <w:p w14:paraId="7100A1A4" w14:textId="77777777" w:rsidR="008E5DCD" w:rsidRPr="00577610" w:rsidRDefault="00751C88" w:rsidP="00751C88">
      <w:pPr>
        <w:jc w:val="right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تابستان 1398</w:t>
      </w:r>
      <w:r w:rsidR="008E5DCD" w:rsidRPr="00577610">
        <w:rPr>
          <w:rFonts w:asciiTheme="majorBidi" w:hAnsiTheme="majorBidi" w:cs="B Nazanin"/>
          <w:rtl/>
        </w:rPr>
        <w:br w:type="page"/>
      </w:r>
    </w:p>
    <w:p w14:paraId="4045FA27" w14:textId="77777777" w:rsidR="009B1FC7" w:rsidRPr="00577610" w:rsidRDefault="009B1FC7" w:rsidP="002D11A7">
      <w:pPr>
        <w:bidi w:val="0"/>
        <w:spacing w:after="160" w:line="259" w:lineRule="auto"/>
        <w:jc w:val="right"/>
        <w:rPr>
          <w:rFonts w:asciiTheme="majorBidi" w:hAnsiTheme="majorBidi" w:cs="B Nazanin"/>
          <w:rtl/>
        </w:rPr>
      </w:pPr>
    </w:p>
    <w:p w14:paraId="579A8175" w14:textId="77777777" w:rsidR="009B1FC7" w:rsidRPr="00577610" w:rsidRDefault="009B1FC7" w:rsidP="00D1720A">
      <w:pPr>
        <w:rPr>
          <w:rFonts w:asciiTheme="majorBidi" w:hAnsiTheme="majorBidi" w:cs="B Nazanin"/>
          <w:rtl/>
        </w:rPr>
      </w:pPr>
    </w:p>
    <w:p w14:paraId="5D6556CB" w14:textId="77777777" w:rsidR="0046048E" w:rsidRPr="00577610" w:rsidRDefault="0046048E" w:rsidP="00D1720A">
      <w:pPr>
        <w:jc w:val="center"/>
        <w:rPr>
          <w:rFonts w:asciiTheme="majorBidi" w:hAnsiTheme="majorBidi" w:cs="B Nazanin"/>
          <w:rtl/>
        </w:rPr>
      </w:pPr>
    </w:p>
    <w:p w14:paraId="13BF9C2A" w14:textId="77777777" w:rsidR="0046048E" w:rsidRPr="00577610" w:rsidRDefault="00944473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noProof/>
        </w:rPr>
        <w:drawing>
          <wp:anchor distT="0" distB="0" distL="114300" distR="114300" simplePos="0" relativeHeight="251659264" behindDoc="1" locked="0" layoutInCell="1" allowOverlap="1" wp14:anchorId="4B739524" wp14:editId="2C2D567A">
            <wp:simplePos x="0" y="0"/>
            <wp:positionH relativeFrom="margin">
              <wp:align>center</wp:align>
            </wp:positionH>
            <wp:positionV relativeFrom="paragraph">
              <wp:posOffset>94298</wp:posOffset>
            </wp:positionV>
            <wp:extent cx="3528060" cy="5039995"/>
            <wp:effectExtent l="6032" t="0" r="2223" b="2222"/>
            <wp:wrapNone/>
            <wp:docPr id="29" name="Picture 29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D6B8BF" w14:textId="77777777" w:rsidR="009B1FC7" w:rsidRPr="00577610" w:rsidRDefault="009B1FC7" w:rsidP="00D1720A">
      <w:pPr>
        <w:rPr>
          <w:rFonts w:asciiTheme="majorBidi" w:hAnsiTheme="majorBidi" w:cs="B Nazanin"/>
          <w:rtl/>
        </w:rPr>
      </w:pPr>
    </w:p>
    <w:p w14:paraId="207A47C9" w14:textId="77777777" w:rsidR="009B1FC7" w:rsidRPr="00577610" w:rsidRDefault="009B1FC7" w:rsidP="00D1720A">
      <w:pPr>
        <w:rPr>
          <w:rFonts w:asciiTheme="majorBidi" w:hAnsiTheme="majorBidi" w:cs="B Nazanin"/>
          <w:rtl/>
        </w:rPr>
      </w:pPr>
    </w:p>
    <w:p w14:paraId="0E20C00A" w14:textId="77777777" w:rsidR="009B1FC7" w:rsidRPr="00577610" w:rsidRDefault="009B1FC7" w:rsidP="00D1720A">
      <w:pPr>
        <w:rPr>
          <w:rFonts w:asciiTheme="majorBidi" w:hAnsiTheme="majorBidi" w:cs="B Nazanin"/>
          <w:rtl/>
        </w:rPr>
      </w:pPr>
    </w:p>
    <w:p w14:paraId="19740731" w14:textId="77777777" w:rsidR="009B1FC7" w:rsidRPr="00577610" w:rsidRDefault="009B1FC7" w:rsidP="00D1720A">
      <w:pPr>
        <w:rPr>
          <w:rFonts w:asciiTheme="majorBidi" w:hAnsiTheme="majorBidi" w:cs="B Nazanin"/>
          <w:rtl/>
        </w:rPr>
      </w:pPr>
    </w:p>
    <w:p w14:paraId="1344A830" w14:textId="77777777" w:rsidR="009B1FC7" w:rsidRPr="00577610" w:rsidRDefault="009B1FC7" w:rsidP="007B3F15">
      <w:pPr>
        <w:rPr>
          <w:rFonts w:asciiTheme="majorBidi" w:hAnsiTheme="majorBidi" w:cs="B Nazanin"/>
          <w:rtl/>
        </w:rPr>
      </w:pPr>
    </w:p>
    <w:p w14:paraId="4BF4F48E" w14:textId="77777777" w:rsidR="009B1FC7" w:rsidRPr="00577610" w:rsidRDefault="009B1FC7" w:rsidP="00D1720A">
      <w:pPr>
        <w:rPr>
          <w:rFonts w:asciiTheme="majorBidi" w:hAnsiTheme="majorBidi" w:cs="B Nazanin"/>
          <w:rtl/>
        </w:rPr>
      </w:pPr>
    </w:p>
    <w:p w14:paraId="0F56D17E" w14:textId="77777777" w:rsidR="00FD40A1" w:rsidRPr="00577610" w:rsidRDefault="00FD40A1" w:rsidP="00D1720A">
      <w:pPr>
        <w:jc w:val="center"/>
        <w:rPr>
          <w:rFonts w:asciiTheme="majorBidi" w:hAnsiTheme="majorBidi" w:cs="B Nazanin"/>
        </w:rPr>
      </w:pPr>
    </w:p>
    <w:p w14:paraId="10AF8374" w14:textId="77777777" w:rsidR="00FD40A1" w:rsidRPr="00577610" w:rsidRDefault="00FD40A1" w:rsidP="00D1720A">
      <w:pPr>
        <w:jc w:val="center"/>
        <w:rPr>
          <w:rFonts w:asciiTheme="majorBidi" w:hAnsiTheme="majorBidi" w:cs="B Nazanin"/>
        </w:rPr>
      </w:pPr>
    </w:p>
    <w:p w14:paraId="3852A0DA" w14:textId="77777777" w:rsidR="00FD40A1" w:rsidRPr="00577610" w:rsidRDefault="00FD40A1" w:rsidP="00D1720A">
      <w:pPr>
        <w:jc w:val="center"/>
        <w:rPr>
          <w:rFonts w:asciiTheme="majorBidi" w:hAnsiTheme="majorBidi" w:cs="B Nazanin"/>
        </w:rPr>
      </w:pPr>
    </w:p>
    <w:p w14:paraId="54F1AF60" w14:textId="77777777" w:rsidR="00FD40A1" w:rsidRPr="00577610" w:rsidRDefault="00FD40A1" w:rsidP="00D1720A">
      <w:pPr>
        <w:jc w:val="center"/>
        <w:rPr>
          <w:rFonts w:asciiTheme="majorBidi" w:hAnsiTheme="majorBidi" w:cs="B Nazanin"/>
        </w:rPr>
      </w:pPr>
    </w:p>
    <w:p w14:paraId="56E1CA18" w14:textId="77777777" w:rsidR="009B1FC7" w:rsidRPr="00577610" w:rsidRDefault="00C77C1B" w:rsidP="00D1720A">
      <w:pPr>
        <w:jc w:val="center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 xml:space="preserve">  </w:t>
      </w:r>
      <w:r w:rsidR="009B1FC7" w:rsidRPr="00577610">
        <w:rPr>
          <w:rFonts w:asciiTheme="majorBidi" w:hAnsiTheme="majorBidi" w:cs="B Nazanin"/>
          <w:b/>
          <w:bCs/>
          <w:rtl/>
        </w:rPr>
        <w:t>آزمايش</w:t>
      </w:r>
      <w:r w:rsidR="009B1FC7" w:rsidRPr="00577610">
        <w:rPr>
          <w:rFonts w:asciiTheme="majorBidi" w:hAnsiTheme="majorBidi" w:cs="B Nazanin"/>
          <w:b/>
          <w:bCs/>
          <w:rtl/>
          <w:lang w:bidi="fa-IR"/>
        </w:rPr>
        <w:t>1 :</w:t>
      </w:r>
    </w:p>
    <w:p w14:paraId="2F12DADA" w14:textId="77777777" w:rsidR="009B1FC7" w:rsidRPr="00577610" w:rsidRDefault="009B1FC7" w:rsidP="00D1720A">
      <w:pPr>
        <w:jc w:val="center"/>
        <w:rPr>
          <w:rFonts w:asciiTheme="majorBidi" w:hAnsiTheme="majorBidi" w:cs="B Nazanin"/>
          <w:b/>
          <w:bCs/>
          <w:rtl/>
          <w:lang w:bidi="fa-IR"/>
        </w:rPr>
      </w:pPr>
    </w:p>
    <w:p w14:paraId="0162B8C3" w14:textId="77777777" w:rsidR="009B1FC7" w:rsidRPr="00577610" w:rsidRDefault="009B1FC7" w:rsidP="00D1720A">
      <w:pPr>
        <w:jc w:val="center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b/>
          <w:bCs/>
          <w:rtl/>
        </w:rPr>
        <w:t>مدار مغناطیسی</w:t>
      </w:r>
    </w:p>
    <w:p w14:paraId="4356C2F8" w14:textId="77777777" w:rsidR="009B1FC7" w:rsidRPr="00577610" w:rsidRDefault="009B1FC7" w:rsidP="00D1720A">
      <w:pPr>
        <w:bidi w:val="0"/>
        <w:spacing w:after="160" w:line="259" w:lineRule="auto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br w:type="page"/>
      </w:r>
    </w:p>
    <w:p w14:paraId="72826B6D" w14:textId="77777777" w:rsidR="004D3F6E" w:rsidRPr="00577610" w:rsidRDefault="004D3F6E" w:rsidP="00D1720A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lastRenderedPageBreak/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</w:t>
      </w:r>
      <w:r w:rsidR="0057656A" w:rsidRPr="00577610">
        <w:rPr>
          <w:rFonts w:asciiTheme="majorBidi" w:hAnsiTheme="majorBidi" w:cs="B Nazanin"/>
          <w:b/>
          <w:bCs/>
          <w:rtl/>
          <w:lang w:bidi="fa-IR"/>
        </w:rPr>
        <w:t xml:space="preserve">بارگذاری </w:t>
      </w:r>
      <w:r w:rsidRPr="00577610">
        <w:rPr>
          <w:rFonts w:asciiTheme="majorBidi" w:hAnsiTheme="majorBidi" w:cs="B Nazanin"/>
          <w:b/>
          <w:bCs/>
          <w:rtl/>
          <w:lang w:bidi="fa-IR"/>
        </w:rPr>
        <w:t>نمایید.</w:t>
      </w:r>
    </w:p>
    <w:p w14:paraId="106016E8" w14:textId="77777777" w:rsidR="004D3F6E" w:rsidRPr="00577610" w:rsidRDefault="004D3F6E" w:rsidP="00D1720A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report_1_student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515B81BF" w14:textId="77777777" w:rsidR="00E94817" w:rsidRPr="00577610" w:rsidRDefault="00CA2056" w:rsidP="00D1720A">
      <w:pPr>
        <w:rPr>
          <w:rFonts w:asciiTheme="majorBidi" w:hAnsiTheme="majorBidi" w:cs="B Nazanin"/>
          <w:sz w:val="20"/>
          <w:szCs w:val="20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نام </w:t>
      </w:r>
      <w:r w:rsidR="00E94817" w:rsidRPr="00577610">
        <w:rPr>
          <w:rFonts w:asciiTheme="majorBidi" w:hAnsiTheme="majorBidi" w:cs="B Nazanin"/>
          <w:rtl/>
          <w:lang w:bidi="fa-IR"/>
        </w:rPr>
        <w:t>و شماره دانشجویی اعضای گروه:</w:t>
      </w:r>
    </w:p>
    <w:p w14:paraId="3E8D5075" w14:textId="5438E814" w:rsidR="001D5C92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25B5C56" wp14:editId="63D3ED06">
                <wp:extent cx="6064250" cy="641985"/>
                <wp:effectExtent l="9525" t="9525" r="12700" b="15240"/>
                <wp:docPr id="1855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6419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ADA30" w14:textId="77777777" w:rsidR="006374A2" w:rsidRDefault="006374A2" w:rsidP="00DB6873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25B5C56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width:477.5pt;height:5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" fillcolor="white [3201]" strokecolor="black [3213]" strokeweight="1pt">
                <v:textbox>
                  <w:txbxContent>
                    <w:p w14:paraId="6C9ADA30" w14:textId="77777777" w:rsidR="006374A2" w:rsidRDefault="006374A2" w:rsidP="00DB6873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546AB3" w14:textId="77777777" w:rsidR="00E6586E" w:rsidRPr="00577610" w:rsidRDefault="00E6586E" w:rsidP="00D1720A">
      <w:pPr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1-3-1 تعیین شکل موج جریان</w:t>
      </w:r>
    </w:p>
    <w:p w14:paraId="178E38D6" w14:textId="77777777" w:rsidR="00E94817" w:rsidRPr="00577610" w:rsidRDefault="00E94817" w:rsidP="00D1720A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طول فاصله هوایی1:</w:t>
      </w:r>
    </w:p>
    <w:p w14:paraId="46271B1F" w14:textId="55142804" w:rsidR="007745D8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92139A5" wp14:editId="16EB1F15">
                <wp:extent cx="6111875" cy="406400"/>
                <wp:effectExtent l="9525" t="12065" r="12700" b="10160"/>
                <wp:docPr id="1855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1875" cy="406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BBEBA" w14:textId="77777777" w:rsidR="006374A2" w:rsidRDefault="006374A2" w:rsidP="003A10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2139A5" id="Text Box 7" o:spid="_x0000_s1027" type="#_x0000_t202" style="width:481.25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" fillcolor="white [3201]" strokecolor="#5b9bd5 [3204]" strokeweight="1pt">
                <v:textbox>
                  <w:txbxContent>
                    <w:p w14:paraId="2C4BBEBA" w14:textId="77777777" w:rsidR="006374A2" w:rsidRDefault="006374A2" w:rsidP="003A107E"/>
                  </w:txbxContent>
                </v:textbox>
                <w10:anchorlock/>
              </v:shape>
            </w:pict>
          </mc:Fallback>
        </mc:AlternateContent>
      </w:r>
    </w:p>
    <w:p w14:paraId="654842A2" w14:textId="77777777" w:rsidR="00E94817" w:rsidRPr="00577610" w:rsidRDefault="00E9481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>شکل موج جریان1</w:t>
      </w:r>
      <w:r w:rsidRPr="00577610">
        <w:rPr>
          <w:rFonts w:asciiTheme="majorBidi" w:hAnsiTheme="majorBidi" w:cs="B Nazanin"/>
          <w:rtl/>
          <w:lang w:bidi="fa-IR"/>
        </w:rPr>
        <w:t xml:space="preserve"> :</w:t>
      </w:r>
    </w:p>
    <w:p w14:paraId="203140E8" w14:textId="0DC18C5A" w:rsidR="003A107E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033675A" wp14:editId="53736A4A">
                <wp:extent cx="6075045" cy="2514600"/>
                <wp:effectExtent l="9525" t="8890" r="11430" b="10160"/>
                <wp:docPr id="1855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5045" cy="2514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361C1" w14:textId="77777777" w:rsidR="006374A2" w:rsidRDefault="006374A2" w:rsidP="003A107E">
                            <w:pPr>
                              <w:ind w:left="-1" w:firstLine="566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51EA2BB6" w14:textId="77777777" w:rsidR="006374A2" w:rsidRDefault="006374A2" w:rsidP="003A10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33675A" id="Text Box 8" o:spid="_x0000_s1028" type="#_x0000_t202" style="width:478.35pt;height:1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" fillcolor="white [3201]" strokecolor="#5b9bd5 [3204]" strokeweight="1pt">
                <v:textbox>
                  <w:txbxContent>
                    <w:p w14:paraId="77A361C1" w14:textId="77777777" w:rsidR="006374A2" w:rsidRDefault="006374A2" w:rsidP="003A107E">
                      <w:pPr>
                        <w:ind w:left="-1" w:firstLine="566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51EA2BB6" w14:textId="77777777" w:rsidR="006374A2" w:rsidRDefault="006374A2" w:rsidP="003A107E"/>
                  </w:txbxContent>
                </v:textbox>
                <w10:anchorlock/>
              </v:shape>
            </w:pict>
          </mc:Fallback>
        </mc:AlternateContent>
      </w:r>
    </w:p>
    <w:p w14:paraId="1C93C805" w14:textId="77777777" w:rsidR="000840EB" w:rsidRPr="00577610" w:rsidRDefault="000840EB" w:rsidP="00D1720A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طول فاصله هوایی2:</w:t>
      </w:r>
    </w:p>
    <w:p w14:paraId="6C6D2315" w14:textId="66FEF8F8" w:rsidR="00842021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10B7460" wp14:editId="6AE825CC">
                <wp:extent cx="6010275" cy="457200"/>
                <wp:effectExtent l="9525" t="15240" r="9525" b="13335"/>
                <wp:docPr id="1855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457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EE6D8" w14:textId="77777777" w:rsidR="006374A2" w:rsidRDefault="006374A2" w:rsidP="008420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0B7460" id="Text Box 9" o:spid="_x0000_s1029" type="#_x0000_t202" style="width:473.2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" fillcolor="white [3201]" strokecolor="#5b9bd5 [3204]" strokeweight="1pt">
                <v:textbox>
                  <w:txbxContent>
                    <w:p w14:paraId="386EE6D8" w14:textId="77777777" w:rsidR="006374A2" w:rsidRDefault="006374A2" w:rsidP="00842021"/>
                  </w:txbxContent>
                </v:textbox>
                <w10:anchorlock/>
              </v:shape>
            </w:pict>
          </mc:Fallback>
        </mc:AlternateContent>
      </w:r>
    </w:p>
    <w:p w14:paraId="31E7D078" w14:textId="77777777" w:rsidR="00CA2056" w:rsidRPr="00577610" w:rsidRDefault="00CA2056" w:rsidP="00D1720A">
      <w:pPr>
        <w:rPr>
          <w:rFonts w:asciiTheme="majorBidi" w:hAnsiTheme="majorBidi" w:cs="B Nazanin"/>
        </w:rPr>
      </w:pPr>
    </w:p>
    <w:p w14:paraId="25355E8B" w14:textId="77777777" w:rsidR="00CA2056" w:rsidRPr="00577610" w:rsidRDefault="00CA2056" w:rsidP="00D1720A">
      <w:pPr>
        <w:rPr>
          <w:rFonts w:asciiTheme="majorBidi" w:hAnsiTheme="majorBidi" w:cs="B Nazanin"/>
        </w:rPr>
      </w:pPr>
    </w:p>
    <w:p w14:paraId="0B78B0E6" w14:textId="77777777" w:rsidR="00CA2056" w:rsidRPr="00577610" w:rsidRDefault="00CA2056" w:rsidP="00D1720A">
      <w:pPr>
        <w:rPr>
          <w:rFonts w:asciiTheme="majorBidi" w:hAnsiTheme="majorBidi" w:cs="B Nazanin"/>
        </w:rPr>
      </w:pPr>
    </w:p>
    <w:p w14:paraId="30271616" w14:textId="77777777" w:rsidR="00CA2056" w:rsidRPr="00577610" w:rsidRDefault="00CA2056" w:rsidP="00D1720A">
      <w:pPr>
        <w:rPr>
          <w:rFonts w:asciiTheme="majorBidi" w:hAnsiTheme="majorBidi" w:cs="B Nazanin"/>
          <w:rtl/>
        </w:rPr>
      </w:pPr>
    </w:p>
    <w:p w14:paraId="66871C1D" w14:textId="77777777" w:rsidR="00865896" w:rsidRPr="00577610" w:rsidRDefault="00865896" w:rsidP="00D1720A">
      <w:pPr>
        <w:rPr>
          <w:rFonts w:asciiTheme="majorBidi" w:hAnsiTheme="majorBidi" w:cs="B Nazanin"/>
          <w:rtl/>
        </w:rPr>
      </w:pPr>
    </w:p>
    <w:p w14:paraId="684E615F" w14:textId="77777777" w:rsidR="00CA2056" w:rsidRPr="00577610" w:rsidRDefault="00CA2056" w:rsidP="00D1720A">
      <w:pPr>
        <w:rPr>
          <w:rFonts w:asciiTheme="majorBidi" w:hAnsiTheme="majorBidi" w:cs="B Nazanin"/>
        </w:rPr>
      </w:pPr>
    </w:p>
    <w:p w14:paraId="21FA5560" w14:textId="77777777" w:rsidR="000840EB" w:rsidRPr="00577610" w:rsidRDefault="000840EB" w:rsidP="00D1720A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شکل موج جریان2</w:t>
      </w:r>
      <w:r w:rsidRPr="00577610">
        <w:rPr>
          <w:rFonts w:asciiTheme="majorBidi" w:hAnsiTheme="majorBidi" w:cs="B Nazanin"/>
          <w:rtl/>
          <w:lang w:bidi="fa-IR"/>
        </w:rPr>
        <w:t xml:space="preserve"> :</w:t>
      </w:r>
    </w:p>
    <w:p w14:paraId="1BAA11E1" w14:textId="184133EE" w:rsidR="00842021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6D640E85" wp14:editId="04ED2215">
                <wp:extent cx="6229985" cy="2590800"/>
                <wp:effectExtent l="9525" t="15240" r="8890" b="13335"/>
                <wp:docPr id="185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985" cy="2590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6DCD6" w14:textId="77777777" w:rsidR="006374A2" w:rsidRDefault="006374A2" w:rsidP="008420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640E85" id="Text Box 10" o:spid="_x0000_s1030" type="#_x0000_t202" style="width:490.55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" fillcolor="white [3201]" strokecolor="#5b9bd5 [3204]" strokeweight="1pt">
                <v:textbox>
                  <w:txbxContent>
                    <w:p w14:paraId="7926DCD6" w14:textId="77777777" w:rsidR="006374A2" w:rsidRDefault="006374A2" w:rsidP="00842021"/>
                  </w:txbxContent>
                </v:textbox>
                <w10:anchorlock/>
              </v:shape>
            </w:pict>
          </mc:Fallback>
        </mc:AlternateContent>
      </w:r>
    </w:p>
    <w:p w14:paraId="667C9B95" w14:textId="77777777" w:rsidR="000840EB" w:rsidRPr="00577610" w:rsidRDefault="000840EB" w:rsidP="00D1720A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طول فاصله هوایی3:</w:t>
      </w:r>
    </w:p>
    <w:p w14:paraId="5569A1D5" w14:textId="77777777" w:rsidR="000840EB" w:rsidRPr="00577610" w:rsidRDefault="000840EB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50724823" w14:textId="09A86BA6" w:rsidR="00842021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881EB6B" wp14:editId="63608A59">
                <wp:extent cx="6261735" cy="446405"/>
                <wp:effectExtent l="9525" t="8255" r="15240" b="12065"/>
                <wp:docPr id="1855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735" cy="4464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62915" w14:textId="77777777" w:rsidR="006374A2" w:rsidRDefault="006374A2" w:rsidP="008420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81EB6B" id="Text Box 11" o:spid="_x0000_s1031" type="#_x0000_t202" style="width:493.05pt;height:3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" fillcolor="white [3201]" strokecolor="#5b9bd5 [3204]" strokeweight="1pt">
                <v:textbox>
                  <w:txbxContent>
                    <w:p w14:paraId="1B562915" w14:textId="77777777" w:rsidR="006374A2" w:rsidRDefault="006374A2" w:rsidP="00842021"/>
                  </w:txbxContent>
                </v:textbox>
                <w10:anchorlock/>
              </v:shape>
            </w:pict>
          </mc:Fallback>
        </mc:AlternateContent>
      </w:r>
    </w:p>
    <w:p w14:paraId="4B4645CC" w14:textId="77777777" w:rsidR="000840EB" w:rsidRPr="00577610" w:rsidRDefault="000840EB" w:rsidP="00D1720A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شکل موج جریان3</w:t>
      </w:r>
      <w:r w:rsidRPr="00577610">
        <w:rPr>
          <w:rFonts w:asciiTheme="majorBidi" w:hAnsiTheme="majorBidi" w:cs="B Nazanin"/>
          <w:rtl/>
          <w:lang w:bidi="fa-IR"/>
        </w:rPr>
        <w:t xml:space="preserve"> :</w:t>
      </w:r>
    </w:p>
    <w:p w14:paraId="61F09034" w14:textId="10B2D787" w:rsidR="00842021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6CA8D4E" wp14:editId="6D166F25">
                <wp:extent cx="6252845" cy="2416810"/>
                <wp:effectExtent l="9525" t="14605" r="14605" b="6985"/>
                <wp:docPr id="1855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2845" cy="24168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6E8B5" w14:textId="77777777" w:rsidR="006374A2" w:rsidRDefault="006374A2" w:rsidP="008420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CA8D4E" id="Text Box 12" o:spid="_x0000_s1032" type="#_x0000_t202" style="width:492.35pt;height:19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" fillcolor="white [3201]" strokecolor="#5b9bd5 [3204]" strokeweight="1pt">
                <v:textbox>
                  <w:txbxContent>
                    <w:p w14:paraId="7646E8B5" w14:textId="77777777" w:rsidR="006374A2" w:rsidRDefault="006374A2" w:rsidP="00842021"/>
                  </w:txbxContent>
                </v:textbox>
                <w10:anchorlock/>
              </v:shape>
            </w:pict>
          </mc:Fallback>
        </mc:AlternateContent>
      </w:r>
    </w:p>
    <w:p w14:paraId="64D906B6" w14:textId="77777777" w:rsidR="007B7CA5" w:rsidRPr="00577610" w:rsidRDefault="007B7CA5" w:rsidP="00D1720A">
      <w:pPr>
        <w:jc w:val="both"/>
        <w:rPr>
          <w:rFonts w:asciiTheme="majorBidi" w:hAnsiTheme="majorBidi" w:cs="B Nazanin"/>
          <w:rtl/>
        </w:rPr>
      </w:pPr>
    </w:p>
    <w:p w14:paraId="74E35C90" w14:textId="77777777" w:rsidR="007B7CA5" w:rsidRPr="00577610" w:rsidRDefault="007B7CA5" w:rsidP="00D1720A">
      <w:pPr>
        <w:jc w:val="both"/>
        <w:rPr>
          <w:rFonts w:asciiTheme="majorBidi" w:hAnsiTheme="majorBidi" w:cs="B Nazanin"/>
          <w:rtl/>
        </w:rPr>
      </w:pPr>
    </w:p>
    <w:p w14:paraId="51630875" w14:textId="77777777" w:rsidR="007B7CA5" w:rsidRPr="00577610" w:rsidRDefault="007B7CA5" w:rsidP="00D1720A">
      <w:pPr>
        <w:jc w:val="both"/>
        <w:rPr>
          <w:rFonts w:asciiTheme="majorBidi" w:hAnsiTheme="majorBidi" w:cs="B Nazanin"/>
          <w:rtl/>
        </w:rPr>
      </w:pPr>
    </w:p>
    <w:p w14:paraId="5F484BFD" w14:textId="77777777" w:rsidR="007B7CA5" w:rsidRPr="00577610" w:rsidRDefault="007B7CA5" w:rsidP="00D1720A">
      <w:pPr>
        <w:jc w:val="both"/>
        <w:rPr>
          <w:rFonts w:asciiTheme="majorBidi" w:hAnsiTheme="majorBidi" w:cs="B Nazanin"/>
          <w:rtl/>
        </w:rPr>
      </w:pPr>
    </w:p>
    <w:p w14:paraId="739820CB" w14:textId="77777777" w:rsidR="007B7CA5" w:rsidRPr="00577610" w:rsidRDefault="007B7CA5" w:rsidP="00D1720A">
      <w:pPr>
        <w:jc w:val="both"/>
        <w:rPr>
          <w:rFonts w:asciiTheme="majorBidi" w:hAnsiTheme="majorBidi" w:cs="B Nazanin"/>
          <w:rtl/>
        </w:rPr>
      </w:pPr>
    </w:p>
    <w:p w14:paraId="2E2EFD90" w14:textId="77777777" w:rsidR="000840EB" w:rsidRPr="00577610" w:rsidRDefault="000840EB" w:rsidP="00D1720A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افزایش طول فاصله هوایی چه تاثیری بر شکل موج دارد؟ چرا از میزان اعوجاج آن کاسته می شود؟</w:t>
      </w:r>
    </w:p>
    <w:p w14:paraId="5BC253DA" w14:textId="16F32E49" w:rsidR="006D79C2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4939AB6B" wp14:editId="6616E244">
                <wp:extent cx="6276340" cy="1127760"/>
                <wp:effectExtent l="9525" t="15240" r="10160" b="9525"/>
                <wp:docPr id="1855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340" cy="11277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5E41A" w14:textId="77777777" w:rsidR="006374A2" w:rsidRDefault="006374A2" w:rsidP="006D79C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39AB6B" id="Text Box 25" o:spid="_x0000_s1033" type="#_x0000_t202" style="width:494.2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" fillcolor="white [3201]" strokecolor="#70ad47 [3209]" strokeweight="1pt">
                <v:textbox>
                  <w:txbxContent>
                    <w:p w14:paraId="3AE5E41A" w14:textId="77777777" w:rsidR="006374A2" w:rsidRDefault="006374A2" w:rsidP="006D79C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17CA88" w14:textId="77777777" w:rsidR="000840EB" w:rsidRPr="00577610" w:rsidRDefault="000840EB" w:rsidP="00D1720A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افزایش طول فاصله هوایی چه تاثیری بر دامنه جریان موج دارد؟ چرا؟</w:t>
      </w:r>
    </w:p>
    <w:p w14:paraId="30C1924F" w14:textId="38C1AA35" w:rsidR="006D79C2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2A78C95" wp14:editId="45E336FF">
                <wp:extent cx="6286500" cy="1173480"/>
                <wp:effectExtent l="9525" t="12065" r="9525" b="14605"/>
                <wp:docPr id="1854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1734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BE1A1" w14:textId="77777777" w:rsidR="006374A2" w:rsidRDefault="006374A2" w:rsidP="006D79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A78C95" id="Text Box 26" o:spid="_x0000_s1034" type="#_x0000_t202" style="width:495pt;height:9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" fillcolor="white [3201]" strokecolor="#70ad47 [3209]" strokeweight="1pt">
                <v:textbox>
                  <w:txbxContent>
                    <w:p w14:paraId="7E3BE1A1" w14:textId="77777777" w:rsidR="006374A2" w:rsidRDefault="006374A2" w:rsidP="006D79C2"/>
                  </w:txbxContent>
                </v:textbox>
                <w10:anchorlock/>
              </v:shape>
            </w:pict>
          </mc:Fallback>
        </mc:AlternateContent>
      </w:r>
    </w:p>
    <w:p w14:paraId="0D169E72" w14:textId="77777777" w:rsidR="00842021" w:rsidRPr="00577610" w:rsidRDefault="00842021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2-3-1 استخراج مشخصه مغناطیس</w:t>
      </w:r>
      <w:r w:rsidRPr="00577610">
        <w:rPr>
          <w:rFonts w:asciiTheme="majorBidi" w:hAnsiTheme="majorBidi" w:cs="B Nazanin"/>
          <w:b/>
          <w:bCs/>
          <w:rtl/>
          <w:lang w:bidi="fa-IR"/>
        </w:rPr>
        <w:softHyphen/>
        <w:t xml:space="preserve">شوندگی </w:t>
      </w:r>
    </w:p>
    <w:p w14:paraId="37C9224D" w14:textId="77777777" w:rsidR="000840EB" w:rsidRPr="00577610" w:rsidRDefault="000840EB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 xml:space="preserve">جدول 1: مقادیر ولتاژ و جریان با فرض </w:t>
      </w:r>
      <w:r w:rsidRPr="00577610">
        <w:rPr>
          <w:rFonts w:asciiTheme="majorBidi" w:hAnsiTheme="majorBidi" w:cs="B Nazanin"/>
        </w:rPr>
        <w:t>lg=0 mm</w:t>
      </w:r>
    </w:p>
    <w:p w14:paraId="3A35C83A" w14:textId="2CFF56D8" w:rsidR="007745D8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FE5CED8" wp14:editId="48D4F672">
                <wp:extent cx="6128385" cy="914400"/>
                <wp:effectExtent l="9525" t="14605" r="15240" b="13970"/>
                <wp:docPr id="1854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838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0EDB4" w14:textId="77777777" w:rsidR="006374A2" w:rsidRDefault="006374A2" w:rsidP="000840EB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-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43"/>
                              <w:gridCol w:w="929"/>
                              <w:gridCol w:w="929"/>
                              <w:gridCol w:w="929"/>
                              <w:gridCol w:w="930"/>
                              <w:gridCol w:w="930"/>
                              <w:gridCol w:w="930"/>
                              <w:gridCol w:w="930"/>
                              <w:gridCol w:w="934"/>
                              <w:gridCol w:w="950"/>
                            </w:tblGrid>
                            <w:tr w:rsidR="006374A2" w14:paraId="00FA6C2B" w14:textId="77777777" w:rsidTr="000840EB">
                              <w:tc>
                                <w:tcPr>
                                  <w:tcW w:w="943" w:type="dxa"/>
                                </w:tcPr>
                                <w:p w14:paraId="491BEB8E" w14:textId="77777777" w:rsidR="006374A2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4F288645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60B3DD2E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6F391EED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7D64558B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0D32A19F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A6F086E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40A36297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4" w:type="dxa"/>
                                </w:tcPr>
                                <w:p w14:paraId="570A13A5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38A08426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V (V)</w:t>
                                  </w:r>
                                </w:p>
                              </w:tc>
                            </w:tr>
                            <w:tr w:rsidR="006374A2" w14:paraId="647E38CF" w14:textId="77777777" w:rsidTr="000840EB">
                              <w:tc>
                                <w:tcPr>
                                  <w:tcW w:w="943" w:type="dxa"/>
                                </w:tcPr>
                                <w:p w14:paraId="2214503D" w14:textId="77777777" w:rsidR="006374A2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00570ADC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2648389B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14:paraId="3BB0679E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7983E5AF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540F6575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DB40F25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2FB5EFE2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4" w:type="dxa"/>
                                </w:tcPr>
                                <w:p w14:paraId="71C08B3D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02AA90B6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I (mA)</w:t>
                                  </w:r>
                                </w:p>
                              </w:tc>
                            </w:tr>
                          </w:tbl>
                          <w:p w14:paraId="59563ADC" w14:textId="77777777" w:rsidR="006374A2" w:rsidRDefault="006374A2" w:rsidP="007745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E5CED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5" type="#_x0000_t202" style="width:482.5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" fillcolor="white [3201]" strokecolor="#ffc000 [3207]" strokeweight="1pt">
                <v:textbox>
                  <w:txbxContent>
                    <w:p w14:paraId="2D30EDB4" w14:textId="77777777" w:rsidR="006374A2" w:rsidRDefault="006374A2" w:rsidP="000840EB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tblStyle w:val="TableGrid"/>
                        <w:bidiVisual/>
                        <w:tblW w:w="0" w:type="auto"/>
                        <w:tblInd w:w="-6" w:type="dxa"/>
                        <w:tblLook w:val="04A0" w:firstRow="1" w:lastRow="0" w:firstColumn="1" w:lastColumn="0" w:noHBand="0" w:noVBand="1"/>
                      </w:tblPr>
                      <w:tblGrid>
                        <w:gridCol w:w="943"/>
                        <w:gridCol w:w="929"/>
                        <w:gridCol w:w="929"/>
                        <w:gridCol w:w="929"/>
                        <w:gridCol w:w="930"/>
                        <w:gridCol w:w="930"/>
                        <w:gridCol w:w="930"/>
                        <w:gridCol w:w="930"/>
                        <w:gridCol w:w="934"/>
                        <w:gridCol w:w="950"/>
                      </w:tblGrid>
                      <w:tr w:rsidR="006374A2" w14:paraId="00FA6C2B" w14:textId="77777777" w:rsidTr="000840EB">
                        <w:tc>
                          <w:tcPr>
                            <w:tcW w:w="943" w:type="dxa"/>
                          </w:tcPr>
                          <w:p w14:paraId="491BEB8E" w14:textId="77777777" w:rsidR="006374A2" w:rsidRDefault="006374A2" w:rsidP="006644C3">
                            <w:pPr>
                              <w:jc w:val="center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14:paraId="4F288645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9" w:type="dxa"/>
                          </w:tcPr>
                          <w:p w14:paraId="60B3DD2E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9" w:type="dxa"/>
                          </w:tcPr>
                          <w:p w14:paraId="6F391EED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7D64558B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0D32A19F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6A6F086E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40A36297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4" w:type="dxa"/>
                          </w:tcPr>
                          <w:p w14:paraId="570A13A5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50" w:type="dxa"/>
                          </w:tcPr>
                          <w:p w14:paraId="38A08426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V (V)</w:t>
                            </w:r>
                          </w:p>
                        </w:tc>
                      </w:tr>
                      <w:tr w:rsidR="006374A2" w14:paraId="647E38CF" w14:textId="77777777" w:rsidTr="000840EB">
                        <w:tc>
                          <w:tcPr>
                            <w:tcW w:w="943" w:type="dxa"/>
                          </w:tcPr>
                          <w:p w14:paraId="2214503D" w14:textId="77777777" w:rsidR="006374A2" w:rsidRDefault="006374A2" w:rsidP="006644C3">
                            <w:pPr>
                              <w:jc w:val="center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9" w:type="dxa"/>
                          </w:tcPr>
                          <w:p w14:paraId="00570ADC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9" w:type="dxa"/>
                          </w:tcPr>
                          <w:p w14:paraId="2648389B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9" w:type="dxa"/>
                          </w:tcPr>
                          <w:p w14:paraId="3BB0679E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7983E5AF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540F6575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6DB40F25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2FB5EFE2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4" w:type="dxa"/>
                          </w:tcPr>
                          <w:p w14:paraId="71C08B3D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</w:tcPr>
                          <w:p w14:paraId="02AA90B6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I (mA)</w:t>
                            </w:r>
                          </w:p>
                        </w:tc>
                      </w:tr>
                    </w:tbl>
                    <w:p w14:paraId="59563ADC" w14:textId="77777777" w:rsidR="006374A2" w:rsidRDefault="006374A2" w:rsidP="007745D8"/>
                  </w:txbxContent>
                </v:textbox>
                <w10:anchorlock/>
              </v:shape>
            </w:pict>
          </mc:Fallback>
        </mc:AlternateContent>
      </w:r>
    </w:p>
    <w:p w14:paraId="3C4F3442" w14:textId="77777777" w:rsidR="00382307" w:rsidRPr="00577610" w:rsidRDefault="0038230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 xml:space="preserve">جدول 2: مقادیر ولتاژ و جریان با فرض </w:t>
      </w:r>
      <w:r w:rsidRPr="00577610">
        <w:rPr>
          <w:rFonts w:asciiTheme="majorBidi" w:hAnsiTheme="majorBidi" w:cs="B Nazanin"/>
        </w:rPr>
        <w:t>lg=5 mm</w:t>
      </w:r>
    </w:p>
    <w:p w14:paraId="4594A3FD" w14:textId="550F11B1" w:rsidR="00DD459B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A5D1BB6" wp14:editId="341CEF24">
                <wp:extent cx="6182360" cy="958215"/>
                <wp:effectExtent l="9525" t="11430" r="8890" b="11430"/>
                <wp:docPr id="1854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958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7B672" w14:textId="77777777" w:rsidR="006374A2" w:rsidRDefault="006374A2" w:rsidP="00905F10">
                            <w:pPr>
                              <w:ind w:left="-1" w:firstLine="566"/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-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48"/>
                              <w:gridCol w:w="940"/>
                              <w:gridCol w:w="940"/>
                              <w:gridCol w:w="941"/>
                              <w:gridCol w:w="942"/>
                              <w:gridCol w:w="942"/>
                              <w:gridCol w:w="942"/>
                              <w:gridCol w:w="942"/>
                              <w:gridCol w:w="944"/>
                              <w:gridCol w:w="953"/>
                            </w:tblGrid>
                            <w:tr w:rsidR="006374A2" w14:paraId="0313BC6C" w14:textId="77777777" w:rsidTr="00F87064">
                              <w:tc>
                                <w:tcPr>
                                  <w:tcW w:w="957" w:type="dxa"/>
                                </w:tcPr>
                                <w:p w14:paraId="2BBF1592" w14:textId="77777777" w:rsidR="006374A2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5CAB59EE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34A5DBC6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59ED0C60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7600A9B8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127BF8CC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390474D0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7B022D12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1D87FFC1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056B5E77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V (V)</w:t>
                                  </w:r>
                                </w:p>
                              </w:tc>
                            </w:tr>
                            <w:tr w:rsidR="006374A2" w14:paraId="04EF872B" w14:textId="77777777" w:rsidTr="00F87064">
                              <w:tc>
                                <w:tcPr>
                                  <w:tcW w:w="957" w:type="dxa"/>
                                </w:tcPr>
                                <w:p w14:paraId="27302FC3" w14:textId="77777777" w:rsidR="006374A2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7EA50BFA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1CC9793F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783D3070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5E782EA0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43A1865E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26ACA09D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479A600E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0863DBB2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79EFF0A3" w14:textId="77777777" w:rsidR="006374A2" w:rsidRDefault="006374A2" w:rsidP="006644C3">
                                  <w:pPr>
                                    <w:jc w:val="both"/>
                                    <w:rPr>
                                      <w:rFonts w:cs="B Nazanin"/>
                                      <w:sz w:val="24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szCs w:val="28"/>
                                      <w:lang w:bidi="fa-IR"/>
                                    </w:rPr>
                                    <w:t>I (mA)</w:t>
                                  </w:r>
                                </w:p>
                              </w:tc>
                            </w:tr>
                          </w:tbl>
                          <w:p w14:paraId="74212A1A" w14:textId="77777777" w:rsidR="006374A2" w:rsidRDefault="006374A2" w:rsidP="006644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5D1BB6" id="Text Box 3" o:spid="_x0000_s1036" type="#_x0000_t202" style="width:486.8pt;height: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" fillcolor="white [3201]" strokecolor="#ffc000 [3207]" strokeweight="1pt">
                <v:textbox>
                  <w:txbxContent>
                    <w:p w14:paraId="5F17B672" w14:textId="77777777" w:rsidR="006374A2" w:rsidRDefault="006374A2" w:rsidP="00905F10">
                      <w:pPr>
                        <w:ind w:left="-1" w:firstLine="566"/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tblStyle w:val="TableGrid"/>
                        <w:bidiVisual/>
                        <w:tblW w:w="0" w:type="auto"/>
                        <w:tblInd w:w="-1" w:type="dxa"/>
                        <w:tblLook w:val="04A0" w:firstRow="1" w:lastRow="0" w:firstColumn="1" w:lastColumn="0" w:noHBand="0" w:noVBand="1"/>
                      </w:tblPr>
                      <w:tblGrid>
                        <w:gridCol w:w="948"/>
                        <w:gridCol w:w="940"/>
                        <w:gridCol w:w="940"/>
                        <w:gridCol w:w="941"/>
                        <w:gridCol w:w="942"/>
                        <w:gridCol w:w="942"/>
                        <w:gridCol w:w="942"/>
                        <w:gridCol w:w="942"/>
                        <w:gridCol w:w="944"/>
                        <w:gridCol w:w="953"/>
                      </w:tblGrid>
                      <w:tr w:rsidR="006374A2" w14:paraId="0313BC6C" w14:textId="77777777" w:rsidTr="00F87064">
                        <w:tc>
                          <w:tcPr>
                            <w:tcW w:w="957" w:type="dxa"/>
                          </w:tcPr>
                          <w:p w14:paraId="2BBF1592" w14:textId="77777777" w:rsidR="006374A2" w:rsidRDefault="006374A2" w:rsidP="006644C3">
                            <w:pPr>
                              <w:jc w:val="center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957" w:type="dxa"/>
                          </w:tcPr>
                          <w:p w14:paraId="5CAB59EE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7" w:type="dxa"/>
                          </w:tcPr>
                          <w:p w14:paraId="34A5DBC6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7" w:type="dxa"/>
                          </w:tcPr>
                          <w:p w14:paraId="59ED0C60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7600A9B8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127BF8CC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390474D0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7B022D12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1D87FFC1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58" w:type="dxa"/>
                          </w:tcPr>
                          <w:p w14:paraId="056B5E77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V (V)</w:t>
                            </w:r>
                          </w:p>
                        </w:tc>
                      </w:tr>
                      <w:tr w:rsidR="006374A2" w14:paraId="04EF872B" w14:textId="77777777" w:rsidTr="00F87064">
                        <w:tc>
                          <w:tcPr>
                            <w:tcW w:w="957" w:type="dxa"/>
                          </w:tcPr>
                          <w:p w14:paraId="27302FC3" w14:textId="77777777" w:rsidR="006374A2" w:rsidRDefault="006374A2" w:rsidP="006644C3">
                            <w:pPr>
                              <w:jc w:val="center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7" w:type="dxa"/>
                          </w:tcPr>
                          <w:p w14:paraId="7EA50BFA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7" w:type="dxa"/>
                          </w:tcPr>
                          <w:p w14:paraId="1CC9793F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7" w:type="dxa"/>
                          </w:tcPr>
                          <w:p w14:paraId="783D3070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5E782EA0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43A1865E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26ACA09D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479A600E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0863DBB2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79EFF0A3" w14:textId="77777777" w:rsidR="006374A2" w:rsidRDefault="006374A2" w:rsidP="006644C3">
                            <w:pPr>
                              <w:jc w:val="both"/>
                              <w:rPr>
                                <w:rFonts w:cs="B Nazanin"/>
                                <w:sz w:val="24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szCs w:val="28"/>
                                <w:lang w:bidi="fa-IR"/>
                              </w:rPr>
                              <w:t>I (mA)</w:t>
                            </w:r>
                          </w:p>
                        </w:tc>
                      </w:tr>
                    </w:tbl>
                    <w:p w14:paraId="74212A1A" w14:textId="77777777" w:rsidR="006374A2" w:rsidRDefault="006374A2" w:rsidP="006644C3"/>
                  </w:txbxContent>
                </v:textbox>
                <w10:anchorlock/>
              </v:shape>
            </w:pict>
          </mc:Fallback>
        </mc:AlternateContent>
      </w:r>
    </w:p>
    <w:p w14:paraId="7263FCD8" w14:textId="77777777" w:rsidR="001F700F" w:rsidRPr="00577610" w:rsidRDefault="001F700F" w:rsidP="00D1720A">
      <w:pPr>
        <w:rPr>
          <w:rFonts w:asciiTheme="majorBidi" w:eastAsia="Times New Roman" w:hAnsiTheme="majorBidi" w:cs="B Nazanin"/>
          <w:rtl/>
        </w:rPr>
      </w:pPr>
    </w:p>
    <w:p w14:paraId="00E7E5CE" w14:textId="77777777" w:rsidR="00865896" w:rsidRPr="00577610" w:rsidRDefault="00865896" w:rsidP="00D1720A">
      <w:pPr>
        <w:rPr>
          <w:rFonts w:asciiTheme="majorBidi" w:eastAsia="Times New Roman" w:hAnsiTheme="majorBidi" w:cs="B Nazanin"/>
          <w:rtl/>
        </w:rPr>
      </w:pPr>
    </w:p>
    <w:p w14:paraId="5B67C2B6" w14:textId="77777777" w:rsidR="001F700F" w:rsidRPr="00577610" w:rsidRDefault="001F700F" w:rsidP="00D1720A">
      <w:pPr>
        <w:rPr>
          <w:rFonts w:asciiTheme="majorBidi" w:eastAsia="Times New Roman" w:hAnsiTheme="majorBidi" w:cs="B Nazanin"/>
          <w:rtl/>
        </w:rPr>
      </w:pPr>
    </w:p>
    <w:p w14:paraId="36A5A6C5" w14:textId="77777777" w:rsidR="001F700F" w:rsidRPr="00577610" w:rsidRDefault="001F700F" w:rsidP="00D1720A">
      <w:pPr>
        <w:rPr>
          <w:rFonts w:asciiTheme="majorBidi" w:eastAsia="Times New Roman" w:hAnsiTheme="majorBidi" w:cs="B Nazanin"/>
          <w:rtl/>
        </w:rPr>
      </w:pPr>
    </w:p>
    <w:p w14:paraId="0BFBB307" w14:textId="77777777" w:rsidR="001F700F" w:rsidRPr="00577610" w:rsidRDefault="001F700F" w:rsidP="00D1720A">
      <w:pPr>
        <w:rPr>
          <w:rFonts w:asciiTheme="majorBidi" w:eastAsia="Times New Roman" w:hAnsiTheme="majorBidi" w:cs="B Nazanin"/>
          <w:rtl/>
        </w:rPr>
      </w:pPr>
    </w:p>
    <w:p w14:paraId="520FD6C1" w14:textId="77777777" w:rsidR="001F700F" w:rsidRPr="00577610" w:rsidRDefault="001F700F" w:rsidP="00D1720A">
      <w:pPr>
        <w:rPr>
          <w:rFonts w:asciiTheme="majorBidi" w:eastAsia="Times New Roman" w:hAnsiTheme="majorBidi" w:cs="B Nazanin"/>
          <w:rtl/>
        </w:rPr>
      </w:pPr>
    </w:p>
    <w:p w14:paraId="44AE8154" w14:textId="77777777" w:rsidR="001F700F" w:rsidRPr="00577610" w:rsidRDefault="001F700F" w:rsidP="00D1720A">
      <w:pPr>
        <w:rPr>
          <w:rFonts w:asciiTheme="majorBidi" w:eastAsia="Times New Roman" w:hAnsiTheme="majorBidi" w:cs="B Nazanin"/>
          <w:rtl/>
        </w:rPr>
      </w:pPr>
    </w:p>
    <w:p w14:paraId="75A45DD6" w14:textId="77777777" w:rsidR="00382307" w:rsidRPr="00577610" w:rsidRDefault="00382307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eastAsia="Times New Roman" w:hAnsiTheme="majorBidi" w:cs="B Nazanin"/>
          <w:rtl/>
        </w:rPr>
        <w:t xml:space="preserve">شکل منحنی ولتاژ بر حسب جریان در مد </w:t>
      </w:r>
      <w:r w:rsidRPr="00577610">
        <w:rPr>
          <w:rFonts w:asciiTheme="majorBidi" w:eastAsia="Times New Roman" w:hAnsiTheme="majorBidi" w:cs="B Nazanin"/>
        </w:rPr>
        <w:t>X-Y</w:t>
      </w:r>
      <w:r w:rsidRPr="00577610">
        <w:rPr>
          <w:rFonts w:asciiTheme="majorBidi" w:eastAsia="Times New Roman" w:hAnsiTheme="majorBidi" w:cs="B Nazanin"/>
          <w:rtl/>
        </w:rPr>
        <w:t xml:space="preserve"> به ازای </w:t>
      </w:r>
      <w:r w:rsidRPr="00577610">
        <w:rPr>
          <w:rFonts w:asciiTheme="majorBidi" w:hAnsiTheme="majorBidi" w:cs="B Nazanin"/>
        </w:rPr>
        <w:t>lg=0 mm</w:t>
      </w:r>
      <w:r w:rsidRPr="00577610">
        <w:rPr>
          <w:rFonts w:asciiTheme="majorBidi" w:hAnsiTheme="majorBidi" w:cs="B Nazanin"/>
          <w:rtl/>
        </w:rPr>
        <w:t>:</w:t>
      </w:r>
    </w:p>
    <w:p w14:paraId="3DB0D147" w14:textId="3BEB839B" w:rsidR="00CA2056" w:rsidRPr="00577610" w:rsidRDefault="006A2147" w:rsidP="007B7CA5">
      <w:pPr>
        <w:jc w:val="both"/>
        <w:rPr>
          <w:rFonts w:asciiTheme="majorBidi" w:hAnsiTheme="majorBidi" w:cs="B Nazanin"/>
          <w:b/>
          <w:bCs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338D317C" wp14:editId="2B6424FB">
                <wp:extent cx="6125210" cy="2112010"/>
                <wp:effectExtent l="9525" t="15240" r="8890" b="6350"/>
                <wp:docPr id="1854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5210" cy="21120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BAE66" w14:textId="77777777" w:rsidR="006374A2" w:rsidRDefault="006374A2" w:rsidP="00BB32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8D317C" id="Text Box 16" o:spid="_x0000_s1037" type="#_x0000_t202" style="width:482.3pt;height:16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" fillcolor="white [3201]" strokecolor="#5b9bd5 [3204]" strokeweight="1pt">
                <v:textbox>
                  <w:txbxContent>
                    <w:p w14:paraId="6E0BAE66" w14:textId="77777777" w:rsidR="006374A2" w:rsidRDefault="006374A2" w:rsidP="00BB3280"/>
                  </w:txbxContent>
                </v:textbox>
                <w10:anchorlock/>
              </v:shape>
            </w:pict>
          </mc:Fallback>
        </mc:AlternateContent>
      </w:r>
    </w:p>
    <w:p w14:paraId="4359786B" w14:textId="77777777" w:rsidR="00382307" w:rsidRPr="00577610" w:rsidRDefault="0038230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eastAsia="Times New Roman" w:hAnsiTheme="majorBidi" w:cs="B Nazanin"/>
          <w:rtl/>
        </w:rPr>
        <w:t xml:space="preserve">شکل منحنی ولتاژ بر حسب جریان در مد </w:t>
      </w:r>
      <w:r w:rsidRPr="00577610">
        <w:rPr>
          <w:rFonts w:asciiTheme="majorBidi" w:eastAsia="Times New Roman" w:hAnsiTheme="majorBidi" w:cs="B Nazanin"/>
        </w:rPr>
        <w:t>X-Y</w:t>
      </w:r>
      <w:r w:rsidRPr="00577610">
        <w:rPr>
          <w:rFonts w:asciiTheme="majorBidi" w:eastAsia="Times New Roman" w:hAnsiTheme="majorBidi" w:cs="B Nazanin"/>
          <w:rtl/>
        </w:rPr>
        <w:t xml:space="preserve"> به ازای </w:t>
      </w:r>
      <w:r w:rsidRPr="00577610">
        <w:rPr>
          <w:rFonts w:asciiTheme="majorBidi" w:hAnsiTheme="majorBidi" w:cs="B Nazanin"/>
        </w:rPr>
        <w:t>lg=5 mm</w:t>
      </w:r>
      <w:r w:rsidRPr="00577610">
        <w:rPr>
          <w:rFonts w:asciiTheme="majorBidi" w:hAnsiTheme="majorBidi" w:cs="B Nazanin"/>
          <w:rtl/>
        </w:rPr>
        <w:t>:</w:t>
      </w:r>
    </w:p>
    <w:p w14:paraId="5A6D82BA" w14:textId="5ED85A6B" w:rsidR="00382307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6244311" wp14:editId="432ADFCC">
                <wp:extent cx="6252845" cy="2705100"/>
                <wp:effectExtent l="9525" t="12065" r="14605" b="6985"/>
                <wp:docPr id="1854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2845" cy="27051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02884" w14:textId="77777777" w:rsidR="006374A2" w:rsidRPr="00BB3280" w:rsidRDefault="006374A2" w:rsidP="00DD459B">
                            <w:pPr>
                              <w:ind w:left="-1" w:firstLine="566"/>
                              <w:rPr>
                                <w:rFonts w:ascii="Minion Pro" w:hAnsi="Minion Pro" w:cs="B Nazanin"/>
                                <w:rtl/>
                                <w:lang w:bidi="fa-IR"/>
                              </w:rPr>
                            </w:pPr>
                          </w:p>
                          <w:p w14:paraId="300F4FC8" w14:textId="77777777" w:rsidR="006374A2" w:rsidRDefault="006374A2" w:rsidP="00BB32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244311" id="Text Box 17" o:spid="_x0000_s1038" type="#_x0000_t202" style="width:492.35pt;height:2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" fillcolor="white [3201]" strokecolor="#5b9bd5 [3204]" strokeweight="1pt">
                <v:textbox>
                  <w:txbxContent>
                    <w:p w14:paraId="7BB02884" w14:textId="77777777" w:rsidR="006374A2" w:rsidRPr="00BB3280" w:rsidRDefault="006374A2" w:rsidP="00DD459B">
                      <w:pPr>
                        <w:ind w:left="-1" w:firstLine="566"/>
                        <w:rPr>
                          <w:rFonts w:ascii="Minion Pro" w:hAnsi="Minion Pro" w:cs="B Nazanin"/>
                          <w:rtl/>
                          <w:lang w:bidi="fa-IR"/>
                        </w:rPr>
                      </w:pPr>
                    </w:p>
                    <w:p w14:paraId="300F4FC8" w14:textId="77777777" w:rsidR="006374A2" w:rsidRDefault="006374A2" w:rsidP="00BB3280"/>
                  </w:txbxContent>
                </v:textbox>
                <w10:anchorlock/>
              </v:shape>
            </w:pict>
          </mc:Fallback>
        </mc:AlternateContent>
      </w:r>
    </w:p>
    <w:p w14:paraId="363CFBF4" w14:textId="77777777" w:rsidR="001F700F" w:rsidRPr="00577610" w:rsidRDefault="001F700F" w:rsidP="00D1720A">
      <w:pPr>
        <w:rPr>
          <w:rFonts w:asciiTheme="majorBidi" w:hAnsiTheme="majorBidi" w:cs="B Nazanin"/>
          <w:rtl/>
        </w:rPr>
      </w:pPr>
    </w:p>
    <w:p w14:paraId="5C9A8612" w14:textId="77777777" w:rsidR="001F700F" w:rsidRPr="00577610" w:rsidRDefault="001F700F" w:rsidP="00D1720A">
      <w:pPr>
        <w:rPr>
          <w:rFonts w:asciiTheme="majorBidi" w:hAnsiTheme="majorBidi" w:cs="B Nazanin"/>
          <w:rtl/>
        </w:rPr>
      </w:pPr>
    </w:p>
    <w:p w14:paraId="2F1656DA" w14:textId="77777777" w:rsidR="00382307" w:rsidRPr="00577610" w:rsidRDefault="00382307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نمودار  ولتاژ بر حسب جریان، برای هر دو طول فاصله هوایی با توجه به داده های </w:t>
      </w:r>
      <w:r w:rsidR="00EA5F44" w:rsidRPr="00577610">
        <w:rPr>
          <w:rFonts w:asciiTheme="majorBidi" w:hAnsiTheme="majorBidi" w:cs="B Nazanin"/>
          <w:rtl/>
        </w:rPr>
        <w:t xml:space="preserve">جدول 1 و2 </w:t>
      </w:r>
      <w:r w:rsidR="00681A7D" w:rsidRPr="00577610">
        <w:rPr>
          <w:rFonts w:asciiTheme="majorBidi" w:hAnsiTheme="majorBidi" w:cs="B Nazanin"/>
        </w:rPr>
        <w:t>:</w:t>
      </w:r>
    </w:p>
    <w:p w14:paraId="070EBBC5" w14:textId="22989B2C" w:rsidR="003D23C7" w:rsidRPr="00577610" w:rsidRDefault="006A2147" w:rsidP="00CA2056">
      <w:pPr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2F45C248" wp14:editId="1CE1EEF3">
                <wp:extent cx="5951220" cy="2800350"/>
                <wp:effectExtent l="9525" t="15240" r="11430" b="13335"/>
                <wp:docPr id="18542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2800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5B291" w14:textId="77777777" w:rsidR="006374A2" w:rsidRDefault="006374A2" w:rsidP="00AB6084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1411DCB0" wp14:editId="0C4BFB5F">
                                  <wp:extent cx="5805170" cy="2533650"/>
                                  <wp:effectExtent l="0" t="0" r="5080" b="0"/>
                                  <wp:docPr id="5" name="Chart 5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45C248" id="Text Box 33" o:spid="_x0000_s1039" type="#_x0000_t202" style="width:468.6pt;height:2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" fillcolor="white [3201]" strokecolor="#ed7d31 [3205]" strokeweight="1pt">
                <v:textbox>
                  <w:txbxContent>
                    <w:p w14:paraId="4E85B291" w14:textId="77777777" w:rsidR="006374A2" w:rsidRDefault="006374A2" w:rsidP="00AB6084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1411DCB0" wp14:editId="0C4BFB5F">
                            <wp:extent cx="5805170" cy="2533650"/>
                            <wp:effectExtent l="0" t="0" r="5080" b="0"/>
                            <wp:docPr id="5" name="Chart 5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5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462E7C" w14:textId="77777777" w:rsidR="003D23C7" w:rsidRPr="00577610" w:rsidRDefault="003D23C7" w:rsidP="00D1720A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>از این نمودار ها چه نتیجه</w:t>
      </w:r>
      <w:r w:rsidRPr="00577610">
        <w:rPr>
          <w:rFonts w:asciiTheme="majorBidi" w:hAnsiTheme="majorBidi" w:cs="B Nazanin"/>
          <w:rtl/>
        </w:rPr>
        <w:softHyphen/>
        <w:t>ای می</w:t>
      </w:r>
      <w:r w:rsidRPr="00577610">
        <w:rPr>
          <w:rFonts w:asciiTheme="majorBidi" w:hAnsiTheme="majorBidi" w:cs="B Nazanin"/>
          <w:rtl/>
        </w:rPr>
        <w:softHyphen/>
        <w:t>گیرید؟</w:t>
      </w:r>
    </w:p>
    <w:p w14:paraId="2E72348C" w14:textId="272E5136" w:rsidR="00905F10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C2C48A9" wp14:editId="320FE76F">
                <wp:extent cx="6121400" cy="1104900"/>
                <wp:effectExtent l="9525" t="12065" r="12700" b="6985"/>
                <wp:docPr id="1854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1104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942EA" w14:textId="77777777" w:rsidR="006374A2" w:rsidRDefault="006374A2" w:rsidP="00905F10">
                            <w:pPr>
                              <w:rPr>
                                <w:rtl/>
                              </w:rPr>
                            </w:pPr>
                          </w:p>
                          <w:p w14:paraId="60D8EA3D" w14:textId="77777777" w:rsidR="006374A2" w:rsidRDefault="006374A2" w:rsidP="00905F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C48A9" id="Text Box 27" o:spid="_x0000_s1040" type="#_x0000_t202" style="width:482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" fillcolor="white [3201]" strokecolor="#70ad47 [3209]" strokeweight="1pt">
                <v:textbox>
                  <w:txbxContent>
                    <w:p w14:paraId="448942EA" w14:textId="77777777" w:rsidR="006374A2" w:rsidRDefault="006374A2" w:rsidP="00905F10">
                      <w:pPr>
                        <w:rPr>
                          <w:rtl/>
                        </w:rPr>
                      </w:pPr>
                    </w:p>
                    <w:p w14:paraId="60D8EA3D" w14:textId="77777777" w:rsidR="006374A2" w:rsidRDefault="006374A2" w:rsidP="00905F10"/>
                  </w:txbxContent>
                </v:textbox>
                <w10:anchorlock/>
              </v:shape>
            </w:pict>
          </mc:Fallback>
        </mc:AlternateContent>
      </w:r>
    </w:p>
    <w:p w14:paraId="6E56AF1B" w14:textId="77777777" w:rsidR="007723A4" w:rsidRPr="00577610" w:rsidRDefault="007723A4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3-3-1 تاثیر فاصله هوایی در جریان سیم</w:t>
      </w:r>
      <w:r w:rsidRPr="00577610">
        <w:rPr>
          <w:rFonts w:asciiTheme="majorBidi" w:hAnsiTheme="majorBidi" w:cs="B Nazanin"/>
          <w:b/>
          <w:bCs/>
          <w:rtl/>
          <w:lang w:bidi="fa-IR"/>
        </w:rPr>
        <w:softHyphen/>
        <w:t>پیچ</w:t>
      </w:r>
    </w:p>
    <w:p w14:paraId="0E888D42" w14:textId="77777777" w:rsidR="00382307" w:rsidRPr="00577610" w:rsidRDefault="0038230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>جدول 3: نتایج آزمایش 1-4-3، با فرض</w:t>
      </w:r>
      <w:r w:rsidRPr="00577610">
        <w:rPr>
          <w:rFonts w:asciiTheme="majorBidi" w:hAnsiTheme="majorBidi" w:cs="B Nazanin"/>
        </w:rPr>
        <w:t>V2 = 30 V</w:t>
      </w:r>
      <w:r w:rsidRPr="00577610">
        <w:rPr>
          <w:rFonts w:asciiTheme="majorBidi" w:hAnsiTheme="majorBidi" w:cs="B Nazanin"/>
          <w:rtl/>
        </w:rPr>
        <w:t xml:space="preserve"> و </w:t>
      </w:r>
      <w:r w:rsidRPr="00577610">
        <w:rPr>
          <w:rFonts w:asciiTheme="majorBidi" w:hAnsiTheme="majorBidi" w:cs="B Nazanin"/>
        </w:rPr>
        <w:t>N1=N2=2000</w:t>
      </w:r>
    </w:p>
    <w:p w14:paraId="279FC690" w14:textId="54ED1645" w:rsidR="00F77487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A5AF2CC" wp14:editId="033CF76F">
                <wp:extent cx="6349365" cy="1229995"/>
                <wp:effectExtent l="9525" t="14605" r="13335" b="12700"/>
                <wp:docPr id="1854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9365" cy="12299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93860" w14:textId="77777777" w:rsidR="006374A2" w:rsidRPr="00DD459B" w:rsidRDefault="006374A2" w:rsidP="00382307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4340985C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584CA8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59E55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C148E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1776A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2FB43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22849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466FE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2B6E1DAD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21E34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18FD2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B56DC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41619B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4A49E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011D05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C3325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m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A)</w:t>
                                  </w:r>
                                </w:p>
                              </w:tc>
                            </w:tr>
                            <w:tr w:rsidR="006374A2" w:rsidRPr="004C0EBF" w14:paraId="655BBC5B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753DEE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D5A34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E505F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2309F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42CAE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700A1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640F74A" w14:textId="77777777" w:rsidR="006374A2" w:rsidRPr="004C0EBF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B55CD2C" w14:textId="77777777" w:rsidR="006374A2" w:rsidRPr="00A73372" w:rsidRDefault="006374A2" w:rsidP="00F77487">
                            <w:pPr>
                              <w:jc w:val="center"/>
                              <w:rPr>
                                <w:rFonts w:cs="B Nazanin"/>
                                <w:sz w:val="22"/>
                                <w:szCs w:val="24"/>
                                <w:lang w:bidi="fa-IR"/>
                              </w:rPr>
                            </w:pPr>
                          </w:p>
                          <w:p w14:paraId="75ACC9DA" w14:textId="77777777" w:rsidR="006374A2" w:rsidRDefault="006374A2" w:rsidP="00F77487">
                            <w:pPr>
                              <w:rPr>
                                <w:rtl/>
                              </w:rPr>
                            </w:pPr>
                          </w:p>
                          <w:p w14:paraId="00C8AB3B" w14:textId="77777777" w:rsidR="006374A2" w:rsidRDefault="006374A2" w:rsidP="00F774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5AF2CC" id="Text Box 19" o:spid="_x0000_s1041" type="#_x0000_t202" style="width:499.95pt;height:9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" fillcolor="white [3201]" strokecolor="#ffc000 [3207]" strokeweight="1pt">
                <v:textbox>
                  <w:txbxContent>
                    <w:p w14:paraId="7FC93860" w14:textId="77777777" w:rsidR="006374A2" w:rsidRPr="00DD459B" w:rsidRDefault="006374A2" w:rsidP="00382307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4340985C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584CA8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59E55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C148E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1776A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2FB43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22849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2466FE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2B6E1DAD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21E34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18FD2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B56DC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41619B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4A49E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011D05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0C3325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m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A)</w:t>
                            </w:r>
                          </w:p>
                        </w:tc>
                      </w:tr>
                      <w:tr w:rsidR="006374A2" w:rsidRPr="004C0EBF" w14:paraId="655BBC5B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753DEE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D5A34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E505F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2309F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842CAE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700A1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640F74A" w14:textId="77777777" w:rsidR="006374A2" w:rsidRPr="004C0EBF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0B55CD2C" w14:textId="77777777" w:rsidR="006374A2" w:rsidRPr="00A73372" w:rsidRDefault="006374A2" w:rsidP="00F77487">
                      <w:pPr>
                        <w:jc w:val="center"/>
                        <w:rPr>
                          <w:rFonts w:cs="B Nazanin"/>
                          <w:sz w:val="22"/>
                          <w:szCs w:val="24"/>
                          <w:lang w:bidi="fa-IR"/>
                        </w:rPr>
                      </w:pPr>
                    </w:p>
                    <w:p w14:paraId="75ACC9DA" w14:textId="77777777" w:rsidR="006374A2" w:rsidRDefault="006374A2" w:rsidP="00F77487">
                      <w:pPr>
                        <w:rPr>
                          <w:rtl/>
                        </w:rPr>
                      </w:pPr>
                    </w:p>
                    <w:p w14:paraId="00C8AB3B" w14:textId="77777777" w:rsidR="006374A2" w:rsidRDefault="006374A2" w:rsidP="00F77487"/>
                  </w:txbxContent>
                </v:textbox>
                <w10:anchorlock/>
              </v:shape>
            </w:pict>
          </mc:Fallback>
        </mc:AlternateContent>
      </w:r>
    </w:p>
    <w:p w14:paraId="379154E2" w14:textId="77777777" w:rsidR="00707C08" w:rsidRPr="00577610" w:rsidRDefault="00707C08" w:rsidP="00D1720A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>نتیجه گیری:</w:t>
      </w:r>
    </w:p>
    <w:p w14:paraId="5D724262" w14:textId="777531C5" w:rsidR="00707C08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F782220" wp14:editId="75953091">
                <wp:extent cx="6223000" cy="787400"/>
                <wp:effectExtent l="9525" t="11430" r="6350" b="10795"/>
                <wp:docPr id="1853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787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7903E" w14:textId="77777777" w:rsidR="006374A2" w:rsidRDefault="006374A2" w:rsidP="00707C08">
                            <w:pPr>
                              <w:rPr>
                                <w:rtl/>
                              </w:rPr>
                            </w:pPr>
                          </w:p>
                          <w:p w14:paraId="48F59EE2" w14:textId="77777777" w:rsidR="006374A2" w:rsidRDefault="006374A2" w:rsidP="00707C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782220" id="Text Box 31" o:spid="_x0000_s1042" type="#_x0000_t202" style="width:490pt;height: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" fillcolor="white [3201]" strokecolor="#70ad47 [3209]" strokeweight="1pt">
                <v:textbox>
                  <w:txbxContent>
                    <w:p w14:paraId="7EC7903E" w14:textId="77777777" w:rsidR="006374A2" w:rsidRDefault="006374A2" w:rsidP="00707C08">
                      <w:pPr>
                        <w:rPr>
                          <w:rtl/>
                        </w:rPr>
                      </w:pPr>
                    </w:p>
                    <w:p w14:paraId="48F59EE2" w14:textId="77777777" w:rsidR="006374A2" w:rsidRDefault="006374A2" w:rsidP="00707C08"/>
                  </w:txbxContent>
                </v:textbox>
                <w10:anchorlock/>
              </v:shape>
            </w:pict>
          </mc:Fallback>
        </mc:AlternateContent>
      </w:r>
    </w:p>
    <w:p w14:paraId="0369931B" w14:textId="77777777" w:rsidR="001F700F" w:rsidRPr="00577610" w:rsidRDefault="001F700F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043D1CB3" w14:textId="77777777" w:rsidR="00865896" w:rsidRPr="00577610" w:rsidRDefault="00865896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3782A0BF" w14:textId="77777777" w:rsidR="00865896" w:rsidRPr="00577610" w:rsidRDefault="00865896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295D8F30" w14:textId="77777777" w:rsidR="00865896" w:rsidRPr="00577610" w:rsidRDefault="00865896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054AE913" w14:textId="77777777" w:rsidR="00A533AD" w:rsidRPr="00577610" w:rsidRDefault="00A533AD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4-3-1  بررسی اثر افزایش تعداد دور سیم</w:t>
      </w:r>
      <w:r w:rsidRPr="00577610">
        <w:rPr>
          <w:rFonts w:asciiTheme="majorBidi" w:hAnsiTheme="majorBidi" w:cs="B Nazanin"/>
          <w:b/>
          <w:bCs/>
          <w:rtl/>
          <w:lang w:bidi="fa-IR"/>
        </w:rPr>
        <w:softHyphen/>
        <w:t>پیچ</w:t>
      </w:r>
    </w:p>
    <w:p w14:paraId="25DC4011" w14:textId="77777777" w:rsidR="00382307" w:rsidRPr="00577610" w:rsidRDefault="0038230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lastRenderedPageBreak/>
        <w:t>جدول 4: نتایج آزمایش 1-4-4، با فرض</w:t>
      </w:r>
      <w:r w:rsidRPr="00577610">
        <w:rPr>
          <w:rFonts w:asciiTheme="majorBidi" w:hAnsiTheme="majorBidi" w:cs="B Nazanin"/>
        </w:rPr>
        <w:t>V2 = 30 V</w:t>
      </w:r>
      <w:r w:rsidRPr="00577610">
        <w:rPr>
          <w:rFonts w:asciiTheme="majorBidi" w:hAnsiTheme="majorBidi" w:cs="B Nazanin"/>
          <w:rtl/>
        </w:rPr>
        <w:t xml:space="preserve"> ، </w:t>
      </w:r>
      <w:r w:rsidRPr="00577610">
        <w:rPr>
          <w:rFonts w:asciiTheme="majorBidi" w:hAnsiTheme="majorBidi" w:cs="B Nazanin"/>
        </w:rPr>
        <w:t>N1=2000</w:t>
      </w:r>
      <w:r w:rsidRPr="00577610">
        <w:rPr>
          <w:rFonts w:asciiTheme="majorBidi" w:hAnsiTheme="majorBidi" w:cs="B Nazanin"/>
          <w:rtl/>
        </w:rPr>
        <w:t xml:space="preserve"> و </w:t>
      </w:r>
      <w:r w:rsidRPr="00577610">
        <w:rPr>
          <w:rFonts w:asciiTheme="majorBidi" w:hAnsiTheme="majorBidi" w:cs="B Nazanin"/>
        </w:rPr>
        <w:t>N2=4000</w:t>
      </w:r>
    </w:p>
    <w:p w14:paraId="0D928E91" w14:textId="448C161C" w:rsidR="00AF24CA" w:rsidRPr="00577610" w:rsidRDefault="006A2147" w:rsidP="001F700F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F5BF8FA" wp14:editId="721902C4">
                <wp:extent cx="6086475" cy="1219200"/>
                <wp:effectExtent l="9525" t="12065" r="9525" b="6985"/>
                <wp:docPr id="1853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219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9FA6" w14:textId="77777777" w:rsidR="006374A2" w:rsidRPr="00DD459B" w:rsidRDefault="006374A2" w:rsidP="00DD459B">
                            <w:pPr>
                              <w:ind w:left="-1" w:firstLine="566"/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66DE1A80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9D935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299FE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6E86F81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0A9B1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ED1C3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608036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2378C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63C88017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AB8C05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278EC1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9C748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2F46E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BF8F9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F469F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915DC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m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A)</w:t>
                                  </w:r>
                                </w:p>
                              </w:tc>
                            </w:tr>
                            <w:tr w:rsidR="006374A2" w:rsidRPr="004C0EBF" w14:paraId="20D24379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E6E241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82A53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09F5E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2B18C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6241D1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83B940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166D3A5" w14:textId="77777777" w:rsidR="006374A2" w:rsidRPr="004C0EBF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3D734D54" w14:textId="77777777" w:rsidR="006374A2" w:rsidRPr="00DD459B" w:rsidRDefault="006374A2" w:rsidP="006644C3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5BF8FA" id="Text Box 20" o:spid="_x0000_s1043" type="#_x0000_t202" style="width:479.25pt;height: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" fillcolor="white [3201]" strokecolor="#ffc000 [3207]" strokeweight="1pt">
                <v:textbox>
                  <w:txbxContent>
                    <w:p w14:paraId="6CF49FA6" w14:textId="77777777" w:rsidR="006374A2" w:rsidRPr="00DD459B" w:rsidRDefault="006374A2" w:rsidP="00DD459B">
                      <w:pPr>
                        <w:ind w:left="-1" w:firstLine="566"/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66DE1A80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9D935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B299FE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6E86F81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0A9B1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ED1C3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608036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72378C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63C88017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AB8C05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278EC1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9C748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2F46E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BF8F9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F469F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0915DC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m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A)</w:t>
                            </w:r>
                          </w:p>
                        </w:tc>
                      </w:tr>
                      <w:tr w:rsidR="006374A2" w:rsidRPr="004C0EBF" w14:paraId="20D24379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E6E241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82A53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09F5E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2B18C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6241D1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83B940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166D3A5" w14:textId="77777777" w:rsidR="006374A2" w:rsidRPr="004C0EBF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3D734D54" w14:textId="77777777" w:rsidR="006374A2" w:rsidRPr="00DD459B" w:rsidRDefault="006374A2" w:rsidP="006644C3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A74019B" w14:textId="77777777" w:rsidR="00382307" w:rsidRPr="00577610" w:rsidRDefault="0038230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>جدول 5: نتایج آزمایش 1-4-4، با فرض</w:t>
      </w:r>
      <w:r w:rsidRPr="00577610">
        <w:rPr>
          <w:rFonts w:asciiTheme="majorBidi" w:hAnsiTheme="majorBidi" w:cs="B Nazanin"/>
        </w:rPr>
        <w:t>V2 = 30 V</w:t>
      </w:r>
      <w:r w:rsidRPr="00577610">
        <w:rPr>
          <w:rFonts w:asciiTheme="majorBidi" w:hAnsiTheme="majorBidi" w:cs="B Nazanin"/>
          <w:rtl/>
        </w:rPr>
        <w:t xml:space="preserve"> ، </w:t>
      </w:r>
      <w:r w:rsidRPr="00577610">
        <w:rPr>
          <w:rFonts w:asciiTheme="majorBidi" w:hAnsiTheme="majorBidi" w:cs="B Nazanin"/>
        </w:rPr>
        <w:t>N1=4000</w:t>
      </w:r>
      <w:r w:rsidRPr="00577610">
        <w:rPr>
          <w:rFonts w:asciiTheme="majorBidi" w:hAnsiTheme="majorBidi" w:cs="B Nazanin"/>
          <w:rtl/>
        </w:rPr>
        <w:t xml:space="preserve"> و </w:t>
      </w:r>
      <w:r w:rsidRPr="00577610">
        <w:rPr>
          <w:rFonts w:asciiTheme="majorBidi" w:hAnsiTheme="majorBidi" w:cs="B Nazanin"/>
        </w:rPr>
        <w:t>N2=2000</w:t>
      </w:r>
    </w:p>
    <w:p w14:paraId="5F6E623C" w14:textId="549D934E" w:rsidR="004764DD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21F271F" wp14:editId="6E628537">
                <wp:extent cx="6137275" cy="1282700"/>
                <wp:effectExtent l="9525" t="8890" r="6350" b="13335"/>
                <wp:docPr id="1853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282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0F908" w14:textId="77777777" w:rsidR="006374A2" w:rsidRPr="00DD459B" w:rsidRDefault="006374A2" w:rsidP="00DD459B">
                            <w:pPr>
                              <w:ind w:left="-1" w:firstLine="566"/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68D01FE0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7E5AC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6D914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6C57D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72D2A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07708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750FE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FEF425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260ADB5A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63B74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7B1600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07FDD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A1835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C3935FE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9D91561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8162EB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m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A)</w:t>
                                  </w:r>
                                </w:p>
                              </w:tc>
                            </w:tr>
                            <w:tr w:rsidR="006374A2" w:rsidRPr="004C0EBF" w14:paraId="66AFACF3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8DE05E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E5335E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05FF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9F214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CCC61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D8084B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4C2F7F8" w14:textId="77777777" w:rsidR="006374A2" w:rsidRPr="004C0EBF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7C8AC788" w14:textId="77777777" w:rsidR="006374A2" w:rsidRPr="00A533AD" w:rsidRDefault="006374A2" w:rsidP="004764DD">
                            <w:pPr>
                              <w:jc w:val="center"/>
                              <w:rPr>
                                <w:rFonts w:cs="B Nazanin"/>
                                <w:sz w:val="22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1F271F" id="Text Box 22" o:spid="_x0000_s1044" type="#_x0000_t202" style="width:483.25pt;height:1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" fillcolor="white [3201]" strokecolor="#ffc000 [3207]" strokeweight="1pt">
                <v:textbox>
                  <w:txbxContent>
                    <w:p w14:paraId="09A0F908" w14:textId="77777777" w:rsidR="006374A2" w:rsidRPr="00DD459B" w:rsidRDefault="006374A2" w:rsidP="00DD459B">
                      <w:pPr>
                        <w:ind w:left="-1" w:firstLine="566"/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68D01FE0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7E5AC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6D914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6C57D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72D2A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07708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750FE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FEF425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260ADB5A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63B74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7B1600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07FDD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A1835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C3935FE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9D91561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8162EB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m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A)</w:t>
                            </w:r>
                          </w:p>
                        </w:tc>
                      </w:tr>
                      <w:tr w:rsidR="006374A2" w:rsidRPr="004C0EBF" w14:paraId="66AFACF3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8DE05E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E5335E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05FF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9F214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8CCC61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D8084B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4C2F7F8" w14:textId="77777777" w:rsidR="006374A2" w:rsidRPr="004C0EBF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7C8AC788" w14:textId="77777777" w:rsidR="006374A2" w:rsidRPr="00A533AD" w:rsidRDefault="006374A2" w:rsidP="004764DD">
                      <w:pPr>
                        <w:jc w:val="center"/>
                        <w:rPr>
                          <w:rFonts w:cs="B Nazanin"/>
                          <w:sz w:val="22"/>
                          <w:szCs w:val="24"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BB8A37" w14:textId="77777777" w:rsidR="00427284" w:rsidRPr="00577610" w:rsidRDefault="00AB6084" w:rsidP="00D1720A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>نتیجه گیری:</w:t>
      </w:r>
    </w:p>
    <w:p w14:paraId="3DB22178" w14:textId="5312F1A1" w:rsidR="00CA2056" w:rsidRPr="00577610" w:rsidRDefault="006A2147" w:rsidP="001F700F">
      <w:pPr>
        <w:jc w:val="both"/>
        <w:rPr>
          <w:rFonts w:asciiTheme="majorBidi" w:hAnsiTheme="majorBidi" w:cs="B Nazanin"/>
          <w:b/>
          <w:bCs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70BB83A" wp14:editId="3F9505F9">
                <wp:extent cx="6146800" cy="977900"/>
                <wp:effectExtent l="9525" t="15240" r="6350" b="6985"/>
                <wp:docPr id="1853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800" cy="977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87DAE" w14:textId="77777777" w:rsidR="006374A2" w:rsidRDefault="006374A2" w:rsidP="00427284">
                            <w:pPr>
                              <w:rPr>
                                <w:rtl/>
                              </w:rPr>
                            </w:pPr>
                          </w:p>
                          <w:p w14:paraId="323A5035" w14:textId="77777777" w:rsidR="006374A2" w:rsidRDefault="006374A2" w:rsidP="004272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0BB83A" id="Text Box 32" o:spid="_x0000_s1045" type="#_x0000_t202" style="width:484pt;height: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" fillcolor="white [3201]" strokecolor="#70ad47 [3209]" strokeweight="1pt">
                <v:textbox>
                  <w:txbxContent>
                    <w:p w14:paraId="20387DAE" w14:textId="77777777" w:rsidR="006374A2" w:rsidRDefault="006374A2" w:rsidP="00427284">
                      <w:pPr>
                        <w:rPr>
                          <w:rtl/>
                        </w:rPr>
                      </w:pPr>
                    </w:p>
                    <w:p w14:paraId="323A5035" w14:textId="77777777" w:rsidR="006374A2" w:rsidRDefault="006374A2" w:rsidP="00427284"/>
                  </w:txbxContent>
                </v:textbox>
                <w10:anchorlock/>
              </v:shape>
            </w:pict>
          </mc:Fallback>
        </mc:AlternateContent>
      </w:r>
    </w:p>
    <w:p w14:paraId="75BAC8FD" w14:textId="77777777" w:rsidR="001F700F" w:rsidRPr="00577610" w:rsidRDefault="001F700F" w:rsidP="00D1720A">
      <w:pPr>
        <w:jc w:val="both"/>
        <w:rPr>
          <w:rFonts w:asciiTheme="majorBidi" w:hAnsiTheme="majorBidi" w:cs="B Nazanin"/>
          <w:rtl/>
        </w:rPr>
      </w:pPr>
    </w:p>
    <w:p w14:paraId="19BD8E4B" w14:textId="77777777" w:rsidR="00AB6084" w:rsidRPr="00577610" w:rsidRDefault="00AB6084" w:rsidP="00D1720A">
      <w:pPr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نمودار ولتاژ بر حسب طول فاصله هوایی با توجه به داده های جدول 3و4و5 -به ازای سه نسبت تبدیل-:</w:t>
      </w:r>
    </w:p>
    <w:p w14:paraId="18089ACE" w14:textId="1F607665" w:rsidR="00AB6084" w:rsidRPr="00577610" w:rsidRDefault="006A2147" w:rsidP="00D1720A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DE5FB28" wp14:editId="6F5EB55C">
                <wp:extent cx="5943600" cy="3306445"/>
                <wp:effectExtent l="9525" t="8890" r="9525" b="8890"/>
                <wp:docPr id="1853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064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8729C" w14:textId="77777777" w:rsidR="006374A2" w:rsidRDefault="006374A2" w:rsidP="00AB6084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59F71E29" wp14:editId="784D0300">
                                  <wp:extent cx="5748020" cy="3031620"/>
                                  <wp:effectExtent l="0" t="0" r="5080" b="16510"/>
                                  <wp:docPr id="28" name="Chart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E5FB28" id="Text Box 34" o:spid="_x0000_s1046" type="#_x0000_t202" style="width:468pt;height:2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" fillcolor="white [3201]" strokecolor="#ed7d31 [3205]" strokeweight="1pt">
                <v:textbox>
                  <w:txbxContent>
                    <w:p w14:paraId="3268729C" w14:textId="77777777" w:rsidR="006374A2" w:rsidRDefault="006374A2" w:rsidP="00AB6084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59F71E29" wp14:editId="784D0300">
                            <wp:extent cx="5748020" cy="3031620"/>
                            <wp:effectExtent l="0" t="0" r="5080" b="16510"/>
                            <wp:docPr id="28" name="Chart 2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7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279639" w14:textId="77777777" w:rsidR="00AB6084" w:rsidRPr="00577610" w:rsidRDefault="00AB6084" w:rsidP="00D1720A">
      <w:pPr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نمودار جریان بر حسب طول فاصله هوایی با توجه به داده های جدول 3و4و5 -به ازای سه نسبت تبدیل-:</w:t>
      </w:r>
    </w:p>
    <w:p w14:paraId="12BAC3D4" w14:textId="120548A3" w:rsidR="00AB6084" w:rsidRPr="00577610" w:rsidRDefault="006A2147" w:rsidP="0073127E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285CFCCF" wp14:editId="4AB161E4">
                <wp:extent cx="5943600" cy="3306445"/>
                <wp:effectExtent l="9525" t="15240" r="9525" b="12065"/>
                <wp:docPr id="1853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064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24289" w14:textId="77777777" w:rsidR="006374A2" w:rsidRDefault="006374A2" w:rsidP="00AB6084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3D791DB9" wp14:editId="6A760C75">
                                  <wp:extent cx="5748020" cy="3031490"/>
                                  <wp:effectExtent l="0" t="0" r="5080" b="16510"/>
                                  <wp:docPr id="30" name="Chart 30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CFCCF" id="Text Box 36" o:spid="_x0000_s1047" type="#_x0000_t202" style="width:468pt;height:2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" fillcolor="white [3201]" strokecolor="#ed7d31 [3205]" strokeweight="1pt">
                <v:textbox>
                  <w:txbxContent>
                    <w:p w14:paraId="15B24289" w14:textId="77777777" w:rsidR="006374A2" w:rsidRDefault="006374A2" w:rsidP="00AB6084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3D791DB9" wp14:editId="6A760C75">
                            <wp:extent cx="5748020" cy="3031490"/>
                            <wp:effectExtent l="0" t="0" r="5080" b="16510"/>
                            <wp:docPr id="30" name="Chart 30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F75B8F" w14:textId="77777777" w:rsidR="008633E7" w:rsidRPr="00577610" w:rsidRDefault="008633E7" w:rsidP="0073127E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298031A0" w14:textId="77777777" w:rsidR="00865896" w:rsidRPr="00577610" w:rsidRDefault="00865896" w:rsidP="0073127E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35FC9534" w14:textId="77777777" w:rsidR="00865896" w:rsidRPr="00577610" w:rsidRDefault="00865896" w:rsidP="0073127E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35F4A9B5" w14:textId="77777777" w:rsidR="008633E7" w:rsidRPr="00577610" w:rsidRDefault="008633E7" w:rsidP="0073127E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061F58FA" w14:textId="77777777" w:rsidR="008633E7" w:rsidRPr="00577610" w:rsidRDefault="008633E7" w:rsidP="0073127E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7BA52896" w14:textId="77777777" w:rsidR="00382307" w:rsidRPr="00577610" w:rsidRDefault="004764DD" w:rsidP="0073127E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5-3</w:t>
      </w:r>
      <w:r w:rsidR="0073127E" w:rsidRPr="00577610">
        <w:rPr>
          <w:rFonts w:asciiTheme="majorBidi" w:hAnsiTheme="majorBidi" w:cs="B Nazanin"/>
          <w:b/>
          <w:bCs/>
          <w:rtl/>
          <w:lang w:bidi="fa-IR"/>
        </w:rPr>
        <w:t>-1 استخراج پارامترهای سیم</w:t>
      </w:r>
      <w:r w:rsidR="0073127E" w:rsidRPr="00577610">
        <w:rPr>
          <w:rFonts w:asciiTheme="majorBidi" w:hAnsiTheme="majorBidi" w:cs="B Nazanin"/>
          <w:b/>
          <w:bCs/>
          <w:rtl/>
          <w:lang w:bidi="fa-IR"/>
        </w:rPr>
        <w:softHyphen/>
        <w:t>پیچی:</w:t>
      </w:r>
    </w:p>
    <w:p w14:paraId="0A13046C" w14:textId="77777777" w:rsidR="00382307" w:rsidRPr="00577610" w:rsidRDefault="00382307" w:rsidP="00D1720A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 xml:space="preserve">محاسبه </w:t>
      </w:r>
      <w:r w:rsidR="007E6FC2" w:rsidRPr="00577610">
        <w:rPr>
          <w:rFonts w:asciiTheme="majorBidi" w:hAnsiTheme="majorBidi" w:cs="B Nazanin"/>
          <w:rtl/>
          <w:lang w:bidi="fa-IR"/>
        </w:rPr>
        <w:t xml:space="preserve">نظری </w:t>
      </w:r>
      <w:r w:rsidRPr="00577610">
        <w:rPr>
          <w:rFonts w:asciiTheme="majorBidi" w:hAnsiTheme="majorBidi" w:cs="B Nazanin"/>
          <w:rtl/>
        </w:rPr>
        <w:t>مقاومت و اندوکتانس خودی و متقابل سیم</w:t>
      </w:r>
      <w:r w:rsidRPr="00577610">
        <w:rPr>
          <w:rFonts w:asciiTheme="majorBidi" w:hAnsiTheme="majorBidi" w:cs="B Nazanin"/>
          <w:rtl/>
        </w:rPr>
        <w:softHyphen/>
        <w:t>پیچی</w:t>
      </w:r>
      <w:r w:rsidRPr="00577610">
        <w:rPr>
          <w:rFonts w:asciiTheme="majorBidi" w:hAnsiTheme="majorBidi" w:cs="B Nazanin"/>
          <w:rtl/>
        </w:rPr>
        <w:softHyphen/>
        <w:t>ها</w:t>
      </w:r>
      <w:r w:rsidR="007E6FC2" w:rsidRPr="00577610">
        <w:rPr>
          <w:rFonts w:asciiTheme="majorBidi" w:hAnsiTheme="majorBidi" w:cs="B Nazanin"/>
          <w:rtl/>
        </w:rPr>
        <w:t xml:space="preserve"> براساس پارامتر های سیم پیچی</w:t>
      </w:r>
      <w:r w:rsidRPr="00577610">
        <w:rPr>
          <w:rFonts w:asciiTheme="majorBidi" w:hAnsiTheme="majorBidi" w:cs="B Nazanin"/>
          <w:rtl/>
        </w:rPr>
        <w:t xml:space="preserve"> :</w:t>
      </w:r>
    </w:p>
    <w:p w14:paraId="169D5584" w14:textId="4D02FA76" w:rsidR="004764DD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57FCED3" wp14:editId="183F3C8F">
                <wp:extent cx="6075045" cy="2089785"/>
                <wp:effectExtent l="9525" t="7620" r="11430" b="7620"/>
                <wp:docPr id="1853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5045" cy="20897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F6FE7" w14:textId="77777777" w:rsidR="006374A2" w:rsidRDefault="006374A2" w:rsidP="00DD459B">
                            <w:pPr>
                              <w:ind w:left="-1" w:firstLine="566"/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2A84BDDF" w14:textId="77777777" w:rsidR="006374A2" w:rsidRPr="00DD459B" w:rsidRDefault="006374A2" w:rsidP="00DD459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7FCED3" id="Text Box 23" o:spid="_x0000_s1048" type="#_x0000_t202" style="width:478.35pt;height:16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" fillcolor="white [3201]" strokecolor="#5b9bd5 [3204]" strokeweight="1pt">
                <v:textbox>
                  <w:txbxContent>
                    <w:p w14:paraId="484F6FE7" w14:textId="77777777" w:rsidR="006374A2" w:rsidRDefault="006374A2" w:rsidP="00DD459B">
                      <w:pPr>
                        <w:ind w:left="-1" w:firstLine="566"/>
                        <w:rPr>
                          <w:rFonts w:cs="B Nazanin"/>
                          <w:rtl/>
                        </w:rPr>
                      </w:pPr>
                    </w:p>
                    <w:p w14:paraId="2A84BDDF" w14:textId="77777777" w:rsidR="006374A2" w:rsidRPr="00DD459B" w:rsidRDefault="006374A2" w:rsidP="00DD459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E657DC" w14:textId="77777777" w:rsidR="00382307" w:rsidRPr="00577610" w:rsidRDefault="0038230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>جدول 6: اندازه</w:t>
      </w:r>
      <w:r w:rsidRPr="00577610">
        <w:rPr>
          <w:rFonts w:asciiTheme="majorBidi" w:hAnsiTheme="majorBidi" w:cs="B Nazanin"/>
          <w:rtl/>
        </w:rPr>
        <w:softHyphen/>
        <w:t xml:space="preserve">گیری اندوکتانس خودی با فرض </w:t>
      </w:r>
      <w:r w:rsidRPr="00577610">
        <w:rPr>
          <w:rFonts w:asciiTheme="majorBidi" w:hAnsiTheme="majorBidi" w:cs="B Nazanin"/>
        </w:rPr>
        <w:t>N1=2000</w:t>
      </w:r>
    </w:p>
    <w:p w14:paraId="1BC56186" w14:textId="316B5128" w:rsidR="000D5BDD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447A32F1" wp14:editId="216817F2">
                <wp:extent cx="6096000" cy="1549400"/>
                <wp:effectExtent l="9525" t="15240" r="9525" b="6985"/>
                <wp:docPr id="1853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549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7D400" w14:textId="77777777" w:rsidR="006374A2" w:rsidRPr="00526D3C" w:rsidRDefault="006374A2" w:rsidP="007F5418">
                            <w:pPr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1440CD5A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CCDE8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81319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592EB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615A9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DE7E8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A9933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B8123A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2A44E2A4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12C4D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157EF0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B37E1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F8844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F78EC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2D533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0DE468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m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A)</w:t>
                                  </w:r>
                                </w:p>
                              </w:tc>
                            </w:tr>
                            <w:tr w:rsidR="006374A2" w:rsidRPr="004C0EBF" w14:paraId="4FE4F655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B7847F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62CA9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F02BD2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1F40C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051AA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DCB5B5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133EBAC" w14:textId="77777777" w:rsidR="006374A2" w:rsidRPr="004C0EBF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49CCA7E2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CAF45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0CA92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C277E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7E322E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57EC1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10854D2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AAAD71" w14:textId="77777777" w:rsidR="006374A2" w:rsidRPr="00E71D09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E71D09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lang w:bidi="fa-IR"/>
                                    </w:rPr>
                                    <w:t>Cos φ</w:t>
                                  </w:r>
                                </w:p>
                              </w:tc>
                            </w:tr>
                          </w:tbl>
                          <w:p w14:paraId="4B516F27" w14:textId="77777777" w:rsidR="006374A2" w:rsidRDefault="006374A2" w:rsidP="006644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7A32F1" id="Text Box 6" o:spid="_x0000_s1049" type="#_x0000_t202" style="width:480pt;height:1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" fillcolor="white [3201]" strokecolor="#ffc000 [3207]" strokeweight="1pt">
                <v:textbox>
                  <w:txbxContent>
                    <w:p w14:paraId="3B37D400" w14:textId="77777777" w:rsidR="006374A2" w:rsidRPr="00526D3C" w:rsidRDefault="006374A2" w:rsidP="007F5418">
                      <w:pPr>
                        <w:rPr>
                          <w:rFonts w:cs="B Nazanin"/>
                          <w:sz w:val="22"/>
                          <w:szCs w:val="24"/>
                          <w:rtl/>
                          <w:lang w:bidi="fa-IR"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1440CD5A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CCDE8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81319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592EB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615A9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DE7E8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A9933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B8123A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2A44E2A4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12C4D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157EF0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B37E1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F8844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F78EC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72D533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0DE468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m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A)</w:t>
                            </w:r>
                          </w:p>
                        </w:tc>
                      </w:tr>
                      <w:tr w:rsidR="006374A2" w:rsidRPr="004C0EBF" w14:paraId="4FE4F655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B7847F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62CA9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F02BD2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1F40C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051AA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DCB5B5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133EBAC" w14:textId="77777777" w:rsidR="006374A2" w:rsidRPr="004C0EBF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49CCA7E2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CAF45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0CA92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C277E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7E322E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57EC1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10854D2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AAAD71" w14:textId="77777777" w:rsidR="006374A2" w:rsidRPr="00E71D09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E71D09">
                              <w:rPr>
                                <w:rFonts w:cs="B Nazanin"/>
                                <w:b/>
                                <w:bCs/>
                                <w:szCs w:val="24"/>
                                <w:lang w:bidi="fa-IR"/>
                              </w:rPr>
                              <w:t>Cos φ</w:t>
                            </w:r>
                          </w:p>
                        </w:tc>
                      </w:tr>
                    </w:tbl>
                    <w:p w14:paraId="4B516F27" w14:textId="77777777" w:rsidR="006374A2" w:rsidRDefault="006374A2" w:rsidP="006644C3"/>
                  </w:txbxContent>
                </v:textbox>
                <w10:anchorlock/>
              </v:shape>
            </w:pict>
          </mc:Fallback>
        </mc:AlternateContent>
      </w:r>
    </w:p>
    <w:p w14:paraId="7E3B19E8" w14:textId="77777777" w:rsidR="00382307" w:rsidRPr="00577610" w:rsidRDefault="00382307" w:rsidP="00D1720A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 xml:space="preserve">شکل موج ولتاژ و جریان به ازای </w:t>
      </w:r>
      <w:r w:rsidRPr="00577610">
        <w:rPr>
          <w:rFonts w:asciiTheme="majorBidi" w:hAnsiTheme="majorBidi" w:cs="B Nazanin"/>
        </w:rPr>
        <w:t>lg=0 mm</w:t>
      </w:r>
      <w:r w:rsidRPr="00577610">
        <w:rPr>
          <w:rFonts w:asciiTheme="majorBidi" w:hAnsiTheme="majorBidi" w:cs="B Nazanin"/>
          <w:rtl/>
        </w:rPr>
        <w:t>:</w:t>
      </w:r>
    </w:p>
    <w:p w14:paraId="3C5DDD61" w14:textId="261F830B" w:rsidR="008633E7" w:rsidRPr="00577610" w:rsidRDefault="006A2147" w:rsidP="001F700F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B1FB759" wp14:editId="013695DA">
                <wp:extent cx="5943600" cy="2207895"/>
                <wp:effectExtent l="9525" t="12065" r="9525" b="8890"/>
                <wp:docPr id="1853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2078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B9546" w14:textId="77777777" w:rsidR="006374A2" w:rsidRPr="00DD459B" w:rsidRDefault="006374A2" w:rsidP="00CD7523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1FB759" id="Text Box 18" o:spid="_x0000_s1050" type="#_x0000_t202" style="width:468pt;height:17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" fillcolor="white [3201]" strokecolor="#5b9bd5 [3204]" strokeweight="1pt">
                <v:textbox>
                  <w:txbxContent>
                    <w:p w14:paraId="4C6B9546" w14:textId="77777777" w:rsidR="006374A2" w:rsidRPr="00DD459B" w:rsidRDefault="006374A2" w:rsidP="00CD7523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02B511" w14:textId="77777777" w:rsidR="008633E7" w:rsidRPr="00577610" w:rsidRDefault="008633E7" w:rsidP="00D1720A">
      <w:pPr>
        <w:rPr>
          <w:rFonts w:asciiTheme="majorBidi" w:hAnsiTheme="majorBidi" w:cs="B Nazanin"/>
          <w:rtl/>
        </w:rPr>
      </w:pPr>
    </w:p>
    <w:p w14:paraId="1AE93D6C" w14:textId="77777777" w:rsidR="00865896" w:rsidRPr="00577610" w:rsidRDefault="00865896" w:rsidP="00D1720A">
      <w:pPr>
        <w:rPr>
          <w:rFonts w:asciiTheme="majorBidi" w:hAnsiTheme="majorBidi" w:cs="B Nazanin"/>
          <w:rtl/>
        </w:rPr>
      </w:pPr>
    </w:p>
    <w:p w14:paraId="00E60F9C" w14:textId="77777777" w:rsidR="00382307" w:rsidRPr="00577610" w:rsidRDefault="00382307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شکل موج ولتاژ و جریان به ازای </w:t>
      </w:r>
      <w:r w:rsidRPr="00577610">
        <w:rPr>
          <w:rFonts w:asciiTheme="majorBidi" w:hAnsiTheme="majorBidi" w:cs="B Nazanin"/>
        </w:rPr>
        <w:t>lg=2 mm</w:t>
      </w:r>
      <w:r w:rsidRPr="00577610">
        <w:rPr>
          <w:rFonts w:asciiTheme="majorBidi" w:hAnsiTheme="majorBidi" w:cs="B Nazanin"/>
          <w:rtl/>
        </w:rPr>
        <w:t>:</w:t>
      </w:r>
    </w:p>
    <w:p w14:paraId="14F19011" w14:textId="778F30CF" w:rsidR="000E7FE6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E04A15F" wp14:editId="6C4A403C">
                <wp:extent cx="5943600" cy="2208530"/>
                <wp:effectExtent l="9525" t="12065" r="9525" b="8255"/>
                <wp:docPr id="1853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2085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E2D9A" w14:textId="77777777" w:rsidR="006374A2" w:rsidRPr="00DD459B" w:rsidRDefault="006374A2" w:rsidP="000E7FE6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04A15F" id="Text Box 24" o:spid="_x0000_s1051" type="#_x0000_t202" style="width:468pt;height:17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" fillcolor="white [3201]" strokecolor="#5b9bd5 [3204]" strokeweight="1pt">
                <v:textbox>
                  <w:txbxContent>
                    <w:p w14:paraId="039E2D9A" w14:textId="77777777" w:rsidR="006374A2" w:rsidRPr="00DD459B" w:rsidRDefault="006374A2" w:rsidP="000E7FE6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309F17" w14:textId="77777777" w:rsidR="00382307" w:rsidRPr="00577610" w:rsidRDefault="00382307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شکل موج ولتاژ و جریان به ازای </w:t>
      </w:r>
      <w:r w:rsidRPr="00577610">
        <w:rPr>
          <w:rFonts w:asciiTheme="majorBidi" w:hAnsiTheme="majorBidi" w:cs="B Nazanin"/>
        </w:rPr>
        <w:t>lg=5 mm</w:t>
      </w:r>
      <w:r w:rsidRPr="00577610">
        <w:rPr>
          <w:rFonts w:asciiTheme="majorBidi" w:hAnsiTheme="majorBidi" w:cs="B Nazanin"/>
          <w:rtl/>
        </w:rPr>
        <w:t>:</w:t>
      </w:r>
    </w:p>
    <w:p w14:paraId="6E53FC33" w14:textId="1E21F2AF" w:rsidR="000E7FE6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89D086F" wp14:editId="0BD24EB3">
                <wp:extent cx="5981700" cy="2222500"/>
                <wp:effectExtent l="9525" t="15240" r="9525" b="10160"/>
                <wp:docPr id="1852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2222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4DAF4" w14:textId="77777777" w:rsidR="006374A2" w:rsidRPr="00DD459B" w:rsidRDefault="006374A2" w:rsidP="000E7FE6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9D086F" id="Text Box 15" o:spid="_x0000_s1052" type="#_x0000_t202" style="width:471pt;height:1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" fillcolor="white [3201]" strokecolor="#5b9bd5 [3204]" strokeweight="1pt">
                <v:textbox>
                  <w:txbxContent>
                    <w:p w14:paraId="7894DAF4" w14:textId="77777777" w:rsidR="006374A2" w:rsidRPr="00DD459B" w:rsidRDefault="006374A2" w:rsidP="000E7FE6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FF139F" w14:textId="77777777" w:rsidR="007E6FC2" w:rsidRPr="00577610" w:rsidRDefault="007E6FC2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22A089F7" w14:textId="77777777" w:rsidR="007E6FC2" w:rsidRPr="00577610" w:rsidRDefault="00C52BAD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جدول 6.2: </w:t>
      </w:r>
      <w:r w:rsidR="007E6FC2" w:rsidRPr="00577610">
        <w:rPr>
          <w:rFonts w:asciiTheme="majorBidi" w:hAnsiTheme="majorBidi" w:cs="B Nazanin"/>
          <w:rtl/>
        </w:rPr>
        <w:t>محاسبه مقاومت و اندوکتانس خودی سیمپیچی ها</w:t>
      </w:r>
      <w:r w:rsidRPr="00577610">
        <w:rPr>
          <w:rFonts w:asciiTheme="majorBidi" w:hAnsiTheme="majorBidi" w:cs="B Nazanin"/>
          <w:rtl/>
        </w:rPr>
        <w:t xml:space="preserve"> برای </w:t>
      </w:r>
      <w:r w:rsidRPr="00577610">
        <w:rPr>
          <w:rFonts w:asciiTheme="majorBidi" w:hAnsiTheme="majorBidi" w:cs="B Nazanin"/>
        </w:rPr>
        <w:t>N1=2000</w:t>
      </w:r>
      <w:r w:rsidRPr="00577610">
        <w:rPr>
          <w:rFonts w:asciiTheme="majorBidi" w:hAnsiTheme="majorBidi" w:cs="B Nazanin"/>
          <w:rtl/>
        </w:rPr>
        <w:t xml:space="preserve"> با استفاده از</w:t>
      </w:r>
      <w:r w:rsidR="007E6FC2" w:rsidRPr="00577610">
        <w:rPr>
          <w:rFonts w:asciiTheme="majorBidi" w:hAnsiTheme="majorBidi" w:cs="B Nazanin"/>
          <w:rtl/>
        </w:rPr>
        <w:t>اطلاعات آ</w:t>
      </w:r>
      <w:r w:rsidR="00B73F5F" w:rsidRPr="00577610">
        <w:rPr>
          <w:rFonts w:asciiTheme="majorBidi" w:hAnsiTheme="majorBidi" w:cs="B Nazanin"/>
          <w:rtl/>
        </w:rPr>
        <w:t>زمایش:</w:t>
      </w:r>
    </w:p>
    <w:p w14:paraId="03D97BFC" w14:textId="77777777" w:rsidR="00B73F5F" w:rsidRPr="00577610" w:rsidRDefault="00B73F5F" w:rsidP="00D1720A">
      <w:pPr>
        <w:pStyle w:val="ListParagraph"/>
        <w:numPr>
          <w:ilvl w:val="0"/>
          <w:numId w:val="4"/>
        </w:numPr>
        <w:ind w:left="0" w:firstLine="0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مقادیر را با حاصل قسمت نظری مقایسه کنید.</w:t>
      </w:r>
    </w:p>
    <w:p w14:paraId="49762F50" w14:textId="77777777" w:rsidR="002931F2" w:rsidRPr="00577610" w:rsidRDefault="00933C49" w:rsidP="00F11F51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  <w:lang w:bidi="fa-IR"/>
        </w:rPr>
        <w:t>(</w:t>
      </w:r>
      <w:r w:rsidR="00B73F5F" w:rsidRPr="00577610">
        <w:rPr>
          <w:rFonts w:asciiTheme="majorBidi" w:hAnsiTheme="majorBidi" w:cs="B Nazanin"/>
          <w:rtl/>
          <w:lang w:bidi="fa-IR"/>
        </w:rPr>
        <w:t>به عنوان  یک راه</w:t>
      </w:r>
      <w:r w:rsidR="00145C4E" w:rsidRPr="00577610">
        <w:rPr>
          <w:rFonts w:asciiTheme="majorBidi" w:hAnsiTheme="majorBidi" w:cs="B Nazanin"/>
          <w:rtl/>
          <w:lang w:bidi="fa-IR"/>
        </w:rPr>
        <w:t xml:space="preserve"> پیشنهادی می توانید از رابطه زیر</w:t>
      </w:r>
      <w:r w:rsidR="00B73F5F" w:rsidRPr="00577610">
        <w:rPr>
          <w:rFonts w:asciiTheme="majorBidi" w:hAnsiTheme="majorBidi" w:cs="B Nazanin"/>
          <w:rtl/>
          <w:lang w:bidi="fa-IR"/>
        </w:rPr>
        <w:t>استفاده کنید.</w:t>
      </w:r>
      <w:r w:rsidR="00B73F5F" w:rsidRPr="00577610">
        <w:rPr>
          <w:rFonts w:asciiTheme="majorBidi" w:eastAsiaTheme="minorEastAsia" w:hAnsiTheme="majorBidi" w:cs="B Nazanin"/>
          <w:rtl/>
          <w:lang w:bidi="fa-IR"/>
        </w:rPr>
        <w:t xml:space="preserve"> ا</w:t>
      </w:r>
      <w:r w:rsidR="002434C3" w:rsidRPr="00577610">
        <w:rPr>
          <w:rFonts w:asciiTheme="majorBidi" w:eastAsiaTheme="minorEastAsia" w:hAnsiTheme="majorBidi" w:cs="B Nazanin"/>
          <w:rtl/>
          <w:lang w:bidi="fa-IR"/>
        </w:rPr>
        <w:t xml:space="preserve">گر </w:t>
      </w:r>
      <w:r w:rsidR="00145C4E" w:rsidRPr="00577610">
        <w:rPr>
          <w:rFonts w:asciiTheme="majorBidi" w:eastAsiaTheme="minorEastAsia" w:hAnsiTheme="majorBidi" w:cs="B Nazanin"/>
          <w:rtl/>
          <w:lang w:bidi="fa-IR"/>
        </w:rPr>
        <w:t>از روش</w:t>
      </w:r>
      <w:r w:rsidR="007B4F0B" w:rsidRPr="00577610">
        <w:rPr>
          <w:rFonts w:asciiTheme="majorBidi" w:eastAsiaTheme="minorEastAsia" w:hAnsiTheme="majorBidi" w:cs="B Nazanin"/>
          <w:rtl/>
          <w:lang w:bidi="fa-IR"/>
        </w:rPr>
        <w:t xml:space="preserve"> دیگری </w:t>
      </w:r>
      <w:r w:rsidR="00F11F51" w:rsidRPr="00577610">
        <w:rPr>
          <w:rFonts w:asciiTheme="majorBidi" w:eastAsiaTheme="minorEastAsia" w:hAnsiTheme="majorBidi" w:cs="B Nazanin"/>
          <w:rtl/>
          <w:lang w:bidi="fa-IR"/>
        </w:rPr>
        <w:t xml:space="preserve">استفاده </w:t>
      </w:r>
      <w:r w:rsidR="002434C3" w:rsidRPr="00577610">
        <w:rPr>
          <w:rFonts w:asciiTheme="majorBidi" w:eastAsiaTheme="minorEastAsia" w:hAnsiTheme="majorBidi" w:cs="B Nazanin"/>
          <w:rtl/>
          <w:lang w:bidi="fa-IR"/>
        </w:rPr>
        <w:t xml:space="preserve">می </w:t>
      </w:r>
      <w:r w:rsidR="00B73F5F" w:rsidRPr="00577610">
        <w:rPr>
          <w:rFonts w:asciiTheme="majorBidi" w:eastAsiaTheme="minorEastAsia" w:hAnsiTheme="majorBidi" w:cs="B Nazanin"/>
          <w:rtl/>
          <w:lang w:bidi="fa-IR"/>
        </w:rPr>
        <w:t>کنید</w:t>
      </w:r>
      <w:r w:rsidR="00145C4E" w:rsidRPr="00577610">
        <w:rPr>
          <w:rFonts w:asciiTheme="majorBidi" w:eastAsiaTheme="minorEastAsia" w:hAnsiTheme="majorBidi" w:cs="B Nazanin"/>
          <w:rtl/>
          <w:lang w:bidi="fa-IR"/>
        </w:rPr>
        <w:t xml:space="preserve">، آن را </w:t>
      </w:r>
      <w:r w:rsidRPr="00577610">
        <w:rPr>
          <w:rFonts w:asciiTheme="majorBidi" w:hAnsiTheme="majorBidi" w:cs="B Nazanin"/>
          <w:rtl/>
        </w:rPr>
        <w:t>شرح دهید.)</w:t>
      </w:r>
    </w:p>
    <w:p w14:paraId="5601F5D0" w14:textId="77777777" w:rsidR="008633E7" w:rsidRPr="00577610" w:rsidRDefault="00000000" w:rsidP="00D1720A">
      <w:pPr>
        <w:rPr>
          <w:rFonts w:asciiTheme="majorBidi" w:hAnsiTheme="majorBidi" w:cs="B Nazanin"/>
          <w:rtl/>
        </w:rPr>
      </w:pPr>
      <m:oMathPara>
        <m:oMath>
          <m:f>
            <m:fPr>
              <m:ctrlPr>
                <w:rPr>
                  <w:rFonts w:ascii="Cambria Math" w:hAnsi="Cambria Math" w:cs="B Nazanin"/>
                  <w:i/>
                </w:rPr>
              </m:ctrlPr>
            </m:fPr>
            <m:num>
              <m:r>
                <w:rPr>
                  <w:rFonts w:ascii="Cambria Math" w:hAnsi="Cambria Math" w:cs="B Nazanin"/>
                </w:rPr>
                <m:t>Vmax</m:t>
              </m:r>
            </m:num>
            <m:den>
              <m:r>
                <w:rPr>
                  <w:rFonts w:ascii="Cambria Math" w:hAnsi="Cambria Math" w:cs="B Nazanin"/>
                </w:rPr>
                <m:t>Imax</m:t>
              </m:r>
            </m:den>
          </m:f>
          <m:r>
            <w:rPr>
              <w:rFonts w:ascii="Cambria Math" w:hAnsi="Cambria Math" w:cs="B Nazanin"/>
            </w:rPr>
            <m:t>∡</m:t>
          </m:r>
          <m:sSup>
            <m:sSupPr>
              <m:ctrlPr>
                <w:rPr>
                  <w:rFonts w:ascii="Cambria Math" w:hAnsi="Cambria Math" w:cs="B Nazanin"/>
                  <w:i/>
                </w:rPr>
              </m:ctrlPr>
            </m:sSupPr>
            <m:e>
              <m:r>
                <w:rPr>
                  <w:rFonts w:ascii="Cambria Math" w:hAnsi="Cambria Math" w:cs="B Nazanin"/>
                </w:rPr>
                <m:t>cos</m:t>
              </m:r>
            </m:e>
            <m:sup>
              <m:r>
                <w:rPr>
                  <w:rFonts w:ascii="Cambria Math" w:hAnsi="Cambria Math" w:cs="B Nazanin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B Nazanin"/>
                  <w:i/>
                </w:rPr>
              </m:ctrlPr>
            </m:dPr>
            <m:e>
              <m:r>
                <w:rPr>
                  <w:rFonts w:ascii="Cambria Math" w:hAnsi="Cambria Math" w:cs="B Nazanin"/>
                </w:rPr>
                <m:t>p.f</m:t>
              </m:r>
            </m:e>
          </m:d>
          <m:r>
            <w:rPr>
              <w:rFonts w:ascii="Cambria Math" w:hAnsi="Cambria Math" w:cs="B Nazanin"/>
            </w:rPr>
            <m:t>=R+ j 100π L</m:t>
          </m:r>
        </m:oMath>
      </m:oMathPara>
    </w:p>
    <w:p w14:paraId="24402007" w14:textId="77777777" w:rsidR="007B7CA5" w:rsidRPr="00577610" w:rsidRDefault="007B7CA5" w:rsidP="00D1720A">
      <w:pPr>
        <w:rPr>
          <w:rFonts w:asciiTheme="majorBidi" w:hAnsiTheme="majorBidi" w:cs="B Nazanin"/>
          <w:rtl/>
        </w:rPr>
      </w:pPr>
    </w:p>
    <w:p w14:paraId="4B1982DC" w14:textId="4D8E4C95" w:rsidR="00C646D3" w:rsidRPr="00577610" w:rsidRDefault="006A2147" w:rsidP="001F700F">
      <w:pPr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3EADCF5" wp14:editId="08A8C4B0">
                <wp:extent cx="5935345" cy="956945"/>
                <wp:effectExtent l="9525" t="6985" r="8255" b="7620"/>
                <wp:docPr id="18528" name="Text Box 18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345" cy="956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7E0A5029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A4A71D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ABCDB7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FFC413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E120649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880240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CB2207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BE512AD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5CBCBD96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B22283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E2F1E8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66FD91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1A6490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90CDB1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2FCFED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9487BA9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R(</w:t>
                                  </w:r>
                                  <w: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  <w:t>Ω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04CDFF09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C2105D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FA96B3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7445D7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A829C4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5703D2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43A4AEF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598849" w14:textId="77777777" w:rsidR="006374A2" w:rsidRPr="004C0EBF" w:rsidRDefault="006374A2" w:rsidP="00AC0EC6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L(H)</w:t>
                                  </w:r>
                                </w:p>
                              </w:tc>
                            </w:tr>
                          </w:tbl>
                          <w:p w14:paraId="6DBDBDAE" w14:textId="77777777" w:rsidR="006374A2" w:rsidRPr="00DD459B" w:rsidRDefault="006374A2" w:rsidP="00C646D3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EADCF5" id="Text Box 18592" o:spid="_x0000_s1053" type="#_x0000_t202" style="width:467.35pt;height:7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7E0A5029" w14:textId="77777777" w:rsidTr="00694659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A4A71D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ABCDB7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FFC413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E120649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880240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0CB2207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BE512AD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5CBCBD96" w14:textId="77777777" w:rsidTr="00694659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CB22283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8E2F1E8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66FD91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B1A6490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90CDB1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2FCFED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9487BA9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R(</w:t>
                            </w:r>
                            <w:r>
                              <w:rPr>
                                <w:b/>
                                <w:bCs/>
                                <w:lang w:bidi="fa-IR"/>
                              </w:rPr>
                              <w:t>Ω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04CDFF09" w14:textId="77777777" w:rsidTr="00694659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C2105D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FA96B3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7445D7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A829C4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5703D2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43A4AEF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B598849" w14:textId="77777777" w:rsidR="006374A2" w:rsidRPr="004C0EBF" w:rsidRDefault="006374A2" w:rsidP="00AC0EC6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L(H)</w:t>
                            </w:r>
                          </w:p>
                        </w:tc>
                      </w:tr>
                    </w:tbl>
                    <w:p w14:paraId="6DBDBDAE" w14:textId="77777777" w:rsidR="006374A2" w:rsidRPr="00DD459B" w:rsidRDefault="006374A2" w:rsidP="00C646D3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BE155A" w14:textId="77777777" w:rsidR="00865896" w:rsidRPr="00577610" w:rsidRDefault="00865896" w:rsidP="001F700F">
      <w:pPr>
        <w:rPr>
          <w:rFonts w:asciiTheme="majorBidi" w:hAnsiTheme="majorBidi" w:cs="B Nazanin"/>
          <w:rtl/>
        </w:rPr>
      </w:pPr>
    </w:p>
    <w:p w14:paraId="1345F8F6" w14:textId="77777777" w:rsidR="002931F2" w:rsidRPr="00577610" w:rsidRDefault="002931F2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افزایش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طول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فاصله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هوایی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چه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تاثیری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روی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مقادیر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مقاومت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و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اندوکتانس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دارد؟</w:t>
      </w:r>
    </w:p>
    <w:p w14:paraId="7E6CB1FB" w14:textId="5E2678C0" w:rsidR="00C646D3" w:rsidRPr="00577610" w:rsidRDefault="006A2147" w:rsidP="001F700F">
      <w:pPr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97A1610" wp14:editId="386A3956">
                <wp:extent cx="6019800" cy="753745"/>
                <wp:effectExtent l="9525" t="10160" r="9525" b="7620"/>
                <wp:docPr id="185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7537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D7C82" w14:textId="77777777" w:rsidR="006374A2" w:rsidRDefault="006374A2" w:rsidP="002931F2">
                            <w:pPr>
                              <w:rPr>
                                <w:rtl/>
                              </w:rPr>
                            </w:pPr>
                          </w:p>
                          <w:p w14:paraId="600E280B" w14:textId="77777777" w:rsidR="006374A2" w:rsidRDefault="006374A2" w:rsidP="002931F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7A1610" id="Text Box 40" o:spid="_x0000_s1054" type="#_x0000_t202" style="width:474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" fillcolor="white [3201]" strokecolor="#70ad47 [3209]" strokeweight="1pt">
                <v:textbox>
                  <w:txbxContent>
                    <w:p w14:paraId="042D7C82" w14:textId="77777777" w:rsidR="006374A2" w:rsidRDefault="006374A2" w:rsidP="002931F2">
                      <w:pPr>
                        <w:rPr>
                          <w:rtl/>
                        </w:rPr>
                      </w:pPr>
                    </w:p>
                    <w:p w14:paraId="600E280B" w14:textId="77777777" w:rsidR="006374A2" w:rsidRDefault="006374A2" w:rsidP="002931F2"/>
                  </w:txbxContent>
                </v:textbox>
                <w10:anchorlock/>
              </v:shape>
            </w:pict>
          </mc:Fallback>
        </mc:AlternateContent>
      </w:r>
    </w:p>
    <w:p w14:paraId="2AF4E85D" w14:textId="77777777" w:rsidR="007E6FC2" w:rsidRPr="00577610" w:rsidRDefault="007E6FC2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</w:rPr>
        <w:t>جدول 7: اندازه</w:t>
      </w:r>
      <w:r w:rsidRPr="00577610">
        <w:rPr>
          <w:rFonts w:asciiTheme="majorBidi" w:hAnsiTheme="majorBidi" w:cs="B Nazanin"/>
          <w:rtl/>
        </w:rPr>
        <w:softHyphen/>
        <w:t xml:space="preserve">گیری اندوکتانس خودی با فرض </w:t>
      </w:r>
      <w:r w:rsidRPr="00577610">
        <w:rPr>
          <w:rFonts w:asciiTheme="majorBidi" w:hAnsiTheme="majorBidi" w:cs="B Nazanin"/>
        </w:rPr>
        <w:t>N1=4000</w:t>
      </w:r>
    </w:p>
    <w:p w14:paraId="10830D22" w14:textId="6CB951B6" w:rsidR="007E6FC2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6025DB5" wp14:editId="34E5BE11">
                <wp:extent cx="6117590" cy="1447800"/>
                <wp:effectExtent l="9525" t="6985" r="6985" b="12065"/>
                <wp:docPr id="1852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7590" cy="1447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6896D" w14:textId="77777777" w:rsidR="006374A2" w:rsidRDefault="006374A2" w:rsidP="007E6FC2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4185CE5B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72FEA0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9F2CC5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856A17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43DD1B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862C40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5C6C1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AC7EB6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40255931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4A426A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E2AFAE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7A718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619D7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E3714B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7E1C85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718DEB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m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A)</w:t>
                                  </w:r>
                                </w:p>
                              </w:tc>
                            </w:tr>
                            <w:tr w:rsidR="006374A2" w:rsidRPr="004C0EBF" w14:paraId="5B3B620D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DB7B8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1FA664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3F1FF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BA5E8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C987C3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69FD16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1F0623" w14:textId="77777777" w:rsidR="006374A2" w:rsidRPr="004C0EBF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 xml:space="preserve">1 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7EFE03EF" w14:textId="77777777" w:rsidTr="00F87064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2D77C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59963D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E586C9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70CB0C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82A7948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7B848B" w14:textId="77777777" w:rsidR="006374A2" w:rsidRPr="004C0EBF" w:rsidRDefault="006374A2" w:rsidP="006644C3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98839E" w14:textId="77777777" w:rsidR="006374A2" w:rsidRPr="00E71D09" w:rsidRDefault="006374A2" w:rsidP="006644C3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E71D09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lang w:bidi="fa-IR"/>
                                    </w:rPr>
                                    <w:t>Cos φ</w:t>
                                  </w:r>
                                </w:p>
                              </w:tc>
                            </w:tr>
                          </w:tbl>
                          <w:p w14:paraId="71E9F4B9" w14:textId="77777777" w:rsidR="006374A2" w:rsidRDefault="006374A2" w:rsidP="007E6F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025DB5" id="Text Box 13" o:spid="_x0000_s1055" type="#_x0000_t202" style="width:481.7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" fillcolor="white [3201]" strokecolor="#ffc000 [3207]" strokeweight="1pt">
                <v:textbox>
                  <w:txbxContent>
                    <w:p w14:paraId="5026896D" w14:textId="77777777" w:rsidR="006374A2" w:rsidRDefault="006374A2" w:rsidP="007E6FC2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4185CE5B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72FEA0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39F2CC5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C856A17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43DD1B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862C40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15C6C1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1AC7EB6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40255931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4A426A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E2AFAE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7A718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619D7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E3714B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7E1C85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718DEB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m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A)</w:t>
                            </w:r>
                          </w:p>
                        </w:tc>
                      </w:tr>
                      <w:tr w:rsidR="006374A2" w:rsidRPr="004C0EBF" w14:paraId="5B3B620D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DB7B8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1FA664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3F1FF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BBA5E8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7C987C3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69FD16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21F0623" w14:textId="77777777" w:rsidR="006374A2" w:rsidRPr="004C0EBF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 xml:space="preserve">1 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(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7EFE03EF" w14:textId="77777777" w:rsidTr="00F87064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02D77C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59963D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E586C9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70CB0C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82A7948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7B848B" w14:textId="77777777" w:rsidR="006374A2" w:rsidRPr="004C0EBF" w:rsidRDefault="006374A2" w:rsidP="006644C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98839E" w14:textId="77777777" w:rsidR="006374A2" w:rsidRPr="00E71D09" w:rsidRDefault="006374A2" w:rsidP="006644C3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 w:rsidRPr="00E71D09">
                              <w:rPr>
                                <w:rFonts w:cs="B Nazanin"/>
                                <w:b/>
                                <w:bCs/>
                                <w:szCs w:val="24"/>
                                <w:lang w:bidi="fa-IR"/>
                              </w:rPr>
                              <w:t>Cos φ</w:t>
                            </w:r>
                          </w:p>
                        </w:tc>
                      </w:tr>
                    </w:tbl>
                    <w:p w14:paraId="71E9F4B9" w14:textId="77777777" w:rsidR="006374A2" w:rsidRDefault="006374A2" w:rsidP="007E6FC2"/>
                  </w:txbxContent>
                </v:textbox>
                <w10:anchorlock/>
              </v:shape>
            </w:pict>
          </mc:Fallback>
        </mc:AlternateContent>
      </w:r>
    </w:p>
    <w:p w14:paraId="0E9B808F" w14:textId="77777777" w:rsidR="002931F2" w:rsidRPr="00577610" w:rsidRDefault="002931F2" w:rsidP="00D1720A">
      <w:pPr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 xml:space="preserve">شکل موج ولتاژ و جریان به ازای </w:t>
      </w:r>
      <w:r w:rsidRPr="00577610">
        <w:rPr>
          <w:rFonts w:asciiTheme="majorBidi" w:hAnsiTheme="majorBidi" w:cs="B Nazanin"/>
        </w:rPr>
        <w:t>lg=0 mm</w:t>
      </w:r>
      <w:r w:rsidRPr="00577610">
        <w:rPr>
          <w:rFonts w:asciiTheme="majorBidi" w:hAnsiTheme="majorBidi" w:cs="B Nazanin"/>
          <w:rtl/>
        </w:rPr>
        <w:t>:</w:t>
      </w:r>
    </w:p>
    <w:p w14:paraId="7E9FB20E" w14:textId="44D8FBAB" w:rsidR="002931F2" w:rsidRPr="00577610" w:rsidRDefault="006A2147" w:rsidP="00D1720A">
      <w:pPr>
        <w:jc w:val="both"/>
        <w:rPr>
          <w:rFonts w:asciiTheme="majorBidi" w:hAnsiTheme="majorBidi" w:cs="B Nazanin"/>
          <w:b/>
          <w:bCs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4A46C1E9" wp14:editId="2864FA09">
                <wp:extent cx="5960110" cy="2116455"/>
                <wp:effectExtent l="9525" t="12065" r="12065" b="14605"/>
                <wp:docPr id="1852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110" cy="21164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551B8" w14:textId="77777777" w:rsidR="006374A2" w:rsidRPr="00DD459B" w:rsidRDefault="006374A2" w:rsidP="002931F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46C1E9" id="Text Box 42" o:spid="_x0000_s1056" type="#_x0000_t202" style="width:469.3pt;height:16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" fillcolor="white [3201]" strokecolor="#5b9bd5 [3204]" strokeweight="1pt">
                <v:textbox>
                  <w:txbxContent>
                    <w:p w14:paraId="3AA551B8" w14:textId="77777777" w:rsidR="006374A2" w:rsidRPr="00DD459B" w:rsidRDefault="006374A2" w:rsidP="002931F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7EC78F" w14:textId="77777777" w:rsidR="002931F2" w:rsidRPr="00577610" w:rsidRDefault="002931F2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شکل موج ولتاژ و جریان به ازای </w:t>
      </w:r>
      <w:r w:rsidRPr="00577610">
        <w:rPr>
          <w:rFonts w:asciiTheme="majorBidi" w:hAnsiTheme="majorBidi" w:cs="B Nazanin"/>
        </w:rPr>
        <w:t>lg=2 mm</w:t>
      </w:r>
      <w:r w:rsidRPr="00577610">
        <w:rPr>
          <w:rFonts w:asciiTheme="majorBidi" w:hAnsiTheme="majorBidi" w:cs="B Nazanin"/>
          <w:rtl/>
        </w:rPr>
        <w:t>:</w:t>
      </w:r>
    </w:p>
    <w:p w14:paraId="4DBA982F" w14:textId="2B06E351" w:rsidR="00C646D3" w:rsidRPr="00577610" w:rsidRDefault="006A2147" w:rsidP="00C646D3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D743C8D" wp14:editId="53FCF9C5">
                <wp:extent cx="5918200" cy="2082800"/>
                <wp:effectExtent l="9525" t="8890" r="6350" b="13335"/>
                <wp:docPr id="1852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2082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D08A6" w14:textId="77777777" w:rsidR="006374A2" w:rsidRPr="00DD459B" w:rsidRDefault="006374A2" w:rsidP="002931F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743C8D" id="Text Box 43" o:spid="_x0000_s1057" type="#_x0000_t202" style="width:466pt;height:1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" fillcolor="white [3201]" strokecolor="#5b9bd5 [3204]" strokeweight="1pt">
                <v:textbox>
                  <w:txbxContent>
                    <w:p w14:paraId="7FBD08A6" w14:textId="77777777" w:rsidR="006374A2" w:rsidRPr="00DD459B" w:rsidRDefault="006374A2" w:rsidP="002931F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6D17BF" w14:textId="77777777" w:rsidR="00865896" w:rsidRPr="00577610" w:rsidRDefault="00865896" w:rsidP="00D1720A">
      <w:pPr>
        <w:rPr>
          <w:rFonts w:asciiTheme="majorBidi" w:hAnsiTheme="majorBidi" w:cs="B Nazanin"/>
          <w:rtl/>
        </w:rPr>
      </w:pPr>
    </w:p>
    <w:p w14:paraId="1634B79B" w14:textId="77777777" w:rsidR="00865896" w:rsidRPr="00577610" w:rsidRDefault="00865896" w:rsidP="00D1720A">
      <w:pPr>
        <w:rPr>
          <w:rFonts w:asciiTheme="majorBidi" w:hAnsiTheme="majorBidi" w:cs="B Nazanin"/>
          <w:rtl/>
        </w:rPr>
      </w:pPr>
    </w:p>
    <w:p w14:paraId="7F747824" w14:textId="77777777" w:rsidR="002931F2" w:rsidRPr="00577610" w:rsidRDefault="002931F2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شکل موج ولتاژ و جریان به ازای </w:t>
      </w:r>
      <w:r w:rsidRPr="00577610">
        <w:rPr>
          <w:rFonts w:asciiTheme="majorBidi" w:hAnsiTheme="majorBidi" w:cs="B Nazanin"/>
        </w:rPr>
        <w:t>lg=5 mm</w:t>
      </w:r>
      <w:r w:rsidRPr="00577610">
        <w:rPr>
          <w:rFonts w:asciiTheme="majorBidi" w:hAnsiTheme="majorBidi" w:cs="B Nazanin"/>
          <w:rtl/>
        </w:rPr>
        <w:t>:</w:t>
      </w:r>
    </w:p>
    <w:p w14:paraId="3231FE2E" w14:textId="765BBAA2" w:rsidR="002931F2" w:rsidRPr="00577610" w:rsidRDefault="006A2147" w:rsidP="00D1720A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3FF5C18" wp14:editId="7F3A304B">
                <wp:extent cx="5981700" cy="2222500"/>
                <wp:effectExtent l="9525" t="8890" r="9525" b="6985"/>
                <wp:docPr id="1852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2222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DB6C8" w14:textId="77777777" w:rsidR="006374A2" w:rsidRPr="00DD459B" w:rsidRDefault="006374A2" w:rsidP="002931F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FF5C18" id="Text Box 44" o:spid="_x0000_s1058" type="#_x0000_t202" style="width:471pt;height:1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" fillcolor="white [3201]" strokecolor="#5b9bd5 [3204]" strokeweight="1pt">
                <v:textbox>
                  <w:txbxContent>
                    <w:p w14:paraId="694DB6C8" w14:textId="77777777" w:rsidR="006374A2" w:rsidRPr="00DD459B" w:rsidRDefault="006374A2" w:rsidP="002931F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2F1035A" w14:textId="77777777" w:rsidR="002931F2" w:rsidRPr="00577610" w:rsidRDefault="00C52BAD" w:rsidP="00D1720A">
      <w:pPr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 xml:space="preserve">جدول 7.2: </w:t>
      </w:r>
      <w:r w:rsidR="002931F2" w:rsidRPr="00577610">
        <w:rPr>
          <w:rFonts w:asciiTheme="majorBidi" w:hAnsiTheme="majorBidi" w:cs="B Nazanin"/>
          <w:rtl/>
        </w:rPr>
        <w:t xml:space="preserve">محاسبه مقاومت و اندوکتانس خودی سیمپیچی ها </w:t>
      </w:r>
      <w:r w:rsidRPr="00577610">
        <w:rPr>
          <w:rFonts w:asciiTheme="majorBidi" w:hAnsiTheme="majorBidi" w:cs="B Nazanin"/>
          <w:rtl/>
          <w:lang w:bidi="fa-IR"/>
        </w:rPr>
        <w:t xml:space="preserve">برای </w:t>
      </w:r>
      <w:r w:rsidRPr="00577610">
        <w:rPr>
          <w:rFonts w:asciiTheme="majorBidi" w:hAnsiTheme="majorBidi" w:cs="B Nazanin"/>
          <w:lang w:bidi="fa-IR"/>
        </w:rPr>
        <w:t xml:space="preserve"> N1=4000</w:t>
      </w:r>
      <w:r w:rsidR="002931F2" w:rsidRPr="00577610">
        <w:rPr>
          <w:rFonts w:asciiTheme="majorBidi" w:hAnsiTheme="majorBidi" w:cs="B Nazanin"/>
          <w:rtl/>
        </w:rPr>
        <w:t>با استفاده از اطلاعات آزمایش:</w:t>
      </w:r>
    </w:p>
    <w:p w14:paraId="331A68F7" w14:textId="02DBF2C2" w:rsidR="002931F2" w:rsidRPr="00577610" w:rsidRDefault="006A2147" w:rsidP="00D1720A">
      <w:pPr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5B2E96C3" wp14:editId="0020BC14">
                <wp:extent cx="5935345" cy="956945"/>
                <wp:effectExtent l="9525" t="15240" r="8255" b="8890"/>
                <wp:docPr id="18522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345" cy="956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1545"/>
                            </w:tblGrid>
                            <w:tr w:rsidR="006374A2" w:rsidRPr="004C0EBF" w14:paraId="6AEEDC8B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1BBD31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35D7DE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A73C09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B6FDB0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2F094D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84A9F0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B78234C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</w:t>
                                  </w:r>
                                  <w:r w:rsidRPr="000D4BF0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g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 xml:space="preserve"> (mm)</w:t>
                                  </w:r>
                                </w:p>
                              </w:tc>
                            </w:tr>
                            <w:tr w:rsidR="006374A2" w:rsidRPr="004C0EBF" w14:paraId="62257E14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8FBAB4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FA6F1E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85C908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7E30EA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276841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D7915A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7F020C2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R(</w:t>
                                  </w:r>
                                  <w: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  <w:t>Ω</w:t>
                                  </w: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5842D93E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62A9AB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13EE40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A7BAA9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B09BB8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52AFC6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C2DEECF" w14:textId="77777777" w:rsidR="006374A2" w:rsidRPr="004C0EBF" w:rsidRDefault="006374A2" w:rsidP="00AC0EC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92F57A9" w14:textId="77777777" w:rsidR="006374A2" w:rsidRPr="004C0EBF" w:rsidRDefault="006374A2" w:rsidP="00AC0EC6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L(H)</w:t>
                                  </w:r>
                                </w:p>
                              </w:tc>
                            </w:tr>
                          </w:tbl>
                          <w:p w14:paraId="1794FA1D" w14:textId="77777777" w:rsidR="006374A2" w:rsidRPr="00DD459B" w:rsidRDefault="006374A2" w:rsidP="002931F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2E96C3" id="Text Box 45" o:spid="_x0000_s1059" type="#_x0000_t202" style="width:467.35pt;height:7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1545"/>
                      </w:tblGrid>
                      <w:tr w:rsidR="006374A2" w:rsidRPr="004C0EBF" w14:paraId="6AEEDC8B" w14:textId="77777777" w:rsidTr="00694659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1BBD31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35D7DE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A73C09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B6FDB0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2F094D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84A9F0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B78234C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</w:t>
                            </w:r>
                            <w:r w:rsidRPr="000D4BF0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g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(mm)</w:t>
                            </w:r>
                          </w:p>
                        </w:tc>
                      </w:tr>
                      <w:tr w:rsidR="006374A2" w:rsidRPr="004C0EBF" w14:paraId="62257E14" w14:textId="77777777" w:rsidTr="00694659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88FBAB4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CFA6F1E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85C908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7E30EA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276841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D7915A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7F020C2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R(</w:t>
                            </w:r>
                            <w:r>
                              <w:rPr>
                                <w:b/>
                                <w:bCs/>
                                <w:lang w:bidi="fa-IR"/>
                              </w:rPr>
                              <w:t>Ω</w:t>
                            </w: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5842D93E" w14:textId="77777777" w:rsidTr="00694659">
                        <w:trPr>
                          <w:jc w:val="center"/>
                        </w:trPr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62A9AB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13EE40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A7BAA9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B09BB8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52AFC6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C2DEECF" w14:textId="77777777" w:rsidR="006374A2" w:rsidRPr="004C0EBF" w:rsidRDefault="006374A2" w:rsidP="00AC0EC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92F57A9" w14:textId="77777777" w:rsidR="006374A2" w:rsidRPr="004C0EBF" w:rsidRDefault="006374A2" w:rsidP="00AC0EC6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L(H)</w:t>
                            </w:r>
                          </w:p>
                        </w:tc>
                      </w:tr>
                    </w:tbl>
                    <w:p w14:paraId="1794FA1D" w14:textId="77777777" w:rsidR="006374A2" w:rsidRPr="00DD459B" w:rsidRDefault="006374A2" w:rsidP="002931F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399A55" w14:textId="77777777" w:rsidR="004764DD" w:rsidRPr="00577610" w:rsidRDefault="002931F2" w:rsidP="00D1720A">
      <w:pPr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از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مقایسه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مقاومت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و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اندوکتانس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حاصل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از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دو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آزمایش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چه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نتیجه ای</w:t>
      </w:r>
      <w:r w:rsidRPr="00577610">
        <w:rPr>
          <w:rFonts w:asciiTheme="majorBidi" w:hAnsiTheme="majorBidi" w:cs="B Nazanin"/>
        </w:rPr>
        <w:t xml:space="preserve"> </w:t>
      </w:r>
      <w:r w:rsidRPr="00577610">
        <w:rPr>
          <w:rFonts w:asciiTheme="majorBidi" w:hAnsiTheme="majorBidi" w:cs="B Nazanin"/>
          <w:rtl/>
        </w:rPr>
        <w:t>می گیرید؟</w:t>
      </w:r>
    </w:p>
    <w:p w14:paraId="17E2771D" w14:textId="4568F8D7" w:rsidR="002931F2" w:rsidRPr="00577610" w:rsidRDefault="006A2147" w:rsidP="00D1720A">
      <w:pPr>
        <w:jc w:val="both"/>
        <w:rPr>
          <w:rFonts w:asciiTheme="majorBidi" w:hAnsiTheme="majorBidi" w:cs="B Nazanin"/>
          <w:b/>
          <w:bCs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3133F58" wp14:editId="41E9E7A8">
                <wp:extent cx="5943600" cy="725805"/>
                <wp:effectExtent l="9525" t="12065" r="9525" b="14605"/>
                <wp:docPr id="1852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258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922CE" w14:textId="77777777" w:rsidR="006374A2" w:rsidRDefault="006374A2" w:rsidP="002931F2">
                            <w:pPr>
                              <w:rPr>
                                <w:rtl/>
                              </w:rPr>
                            </w:pPr>
                          </w:p>
                          <w:p w14:paraId="3388E472" w14:textId="77777777" w:rsidR="006374A2" w:rsidRDefault="006374A2" w:rsidP="002931F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133F58" id="Text Box 41" o:spid="_x0000_s1060" type="#_x0000_t202" style="width:468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" fillcolor="white [3201]" strokecolor="#70ad47 [3209]" strokeweight="1pt">
                <v:textbox>
                  <w:txbxContent>
                    <w:p w14:paraId="020922CE" w14:textId="77777777" w:rsidR="006374A2" w:rsidRDefault="006374A2" w:rsidP="002931F2">
                      <w:pPr>
                        <w:rPr>
                          <w:rtl/>
                        </w:rPr>
                      </w:pPr>
                    </w:p>
                    <w:p w14:paraId="3388E472" w14:textId="77777777" w:rsidR="006374A2" w:rsidRDefault="006374A2" w:rsidP="002931F2"/>
                  </w:txbxContent>
                </v:textbox>
                <w10:anchorlock/>
              </v:shape>
            </w:pict>
          </mc:Fallback>
        </mc:AlternateContent>
      </w:r>
    </w:p>
    <w:p w14:paraId="66004AE8" w14:textId="77777777" w:rsidR="0029770F" w:rsidRPr="00577610" w:rsidRDefault="0029770F" w:rsidP="00D1720A">
      <w:pPr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  <w:lang w:bidi="fa-IR"/>
        </w:rPr>
        <w:t>نمودار اندوکتانس خودی را بر حسب طول فاصله هوایی با توجه به جدول 6.2 و 7.2</w:t>
      </w:r>
      <w:r w:rsidRPr="00577610">
        <w:rPr>
          <w:rFonts w:asciiTheme="majorBidi" w:hAnsiTheme="majorBidi" w:cs="B Nazanin"/>
          <w:lang w:bidi="fa-IR"/>
        </w:rPr>
        <w:t>:</w:t>
      </w:r>
    </w:p>
    <w:p w14:paraId="3446890A" w14:textId="58857818" w:rsidR="007B7CA5" w:rsidRPr="00577610" w:rsidRDefault="006A2147" w:rsidP="001F700F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ECDB2F2" wp14:editId="0B62633B">
                <wp:extent cx="5842000" cy="2362200"/>
                <wp:effectExtent l="9525" t="8890" r="15875" b="10160"/>
                <wp:docPr id="1852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2362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BD02C" w14:textId="77777777" w:rsidR="006374A2" w:rsidRDefault="006374A2" w:rsidP="0029770F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4DC8E4EE" wp14:editId="2F03650A">
                                  <wp:extent cx="5570220" cy="2311400"/>
                                  <wp:effectExtent l="0" t="0" r="11430" b="12700"/>
                                  <wp:docPr id="35" name="Chart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CDB2F2" id="Text Box 54" o:spid="_x0000_s1061" type="#_x0000_t202" style="width:460pt;height:1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" fillcolor="white [3201]" strokecolor="#ed7d31 [3205]" strokeweight="1pt">
                <v:textbox>
                  <w:txbxContent>
                    <w:p w14:paraId="079BD02C" w14:textId="77777777" w:rsidR="006374A2" w:rsidRDefault="006374A2" w:rsidP="0029770F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4DC8E4EE" wp14:editId="2F03650A">
                            <wp:extent cx="5570220" cy="2311400"/>
                            <wp:effectExtent l="0" t="0" r="11430" b="12700"/>
                            <wp:docPr id="35" name="Chart 35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1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04078C" w14:textId="77777777" w:rsidR="00865896" w:rsidRPr="00577610" w:rsidRDefault="00865896" w:rsidP="00D1720A">
      <w:pPr>
        <w:jc w:val="both"/>
        <w:rPr>
          <w:rFonts w:asciiTheme="majorBidi" w:hAnsiTheme="majorBidi" w:cs="B Nazanin"/>
          <w:rtl/>
        </w:rPr>
      </w:pPr>
    </w:p>
    <w:p w14:paraId="62A24133" w14:textId="77777777" w:rsidR="00865896" w:rsidRPr="00577610" w:rsidRDefault="00865896" w:rsidP="00D1720A">
      <w:pPr>
        <w:jc w:val="both"/>
        <w:rPr>
          <w:rFonts w:asciiTheme="majorBidi" w:hAnsiTheme="majorBidi" w:cs="B Nazanin"/>
          <w:rtl/>
        </w:rPr>
      </w:pPr>
    </w:p>
    <w:p w14:paraId="05AC3C57" w14:textId="77777777" w:rsidR="0029770F" w:rsidRPr="00577610" w:rsidRDefault="0029770F" w:rsidP="00D1720A">
      <w:pPr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>با افزایش تعداد دور سیم</w:t>
      </w:r>
      <w:r w:rsidRPr="00577610">
        <w:rPr>
          <w:rFonts w:asciiTheme="majorBidi" w:hAnsiTheme="majorBidi" w:cs="B Nazanin"/>
          <w:rtl/>
        </w:rPr>
        <w:softHyphen/>
        <w:t>پیچی مقدار اندوکتانس چگونه تغییر می</w:t>
      </w:r>
      <w:r w:rsidRPr="00577610">
        <w:rPr>
          <w:rFonts w:asciiTheme="majorBidi" w:hAnsiTheme="majorBidi" w:cs="B Nazanin"/>
          <w:rtl/>
        </w:rPr>
        <w:softHyphen/>
        <w:t>کند؟</w:t>
      </w:r>
    </w:p>
    <w:p w14:paraId="3B937DEB" w14:textId="1BF2DD85" w:rsidR="0029770F" w:rsidRPr="00577610" w:rsidRDefault="006A2147" w:rsidP="00D1720A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E17E15C" wp14:editId="3ABDBC70">
                <wp:extent cx="5943600" cy="725805"/>
                <wp:effectExtent l="9525" t="8890" r="9525" b="8255"/>
                <wp:docPr id="1851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258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A12B4" w14:textId="77777777" w:rsidR="006374A2" w:rsidRDefault="006374A2" w:rsidP="0029770F">
                            <w:pPr>
                              <w:rPr>
                                <w:rtl/>
                              </w:rPr>
                            </w:pPr>
                          </w:p>
                          <w:p w14:paraId="519C3837" w14:textId="77777777" w:rsidR="006374A2" w:rsidRDefault="006374A2" w:rsidP="002977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7E15C" id="Text Box 53" o:spid="_x0000_s1062" type="#_x0000_t202" style="width:468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" fillcolor="white [3201]" strokecolor="#70ad47 [3209]" strokeweight="1pt">
                <v:textbox>
                  <w:txbxContent>
                    <w:p w14:paraId="02AA12B4" w14:textId="77777777" w:rsidR="006374A2" w:rsidRDefault="006374A2" w:rsidP="0029770F">
                      <w:pPr>
                        <w:rPr>
                          <w:rtl/>
                        </w:rPr>
                      </w:pPr>
                    </w:p>
                    <w:p w14:paraId="519C3837" w14:textId="77777777" w:rsidR="006374A2" w:rsidRDefault="006374A2" w:rsidP="0029770F"/>
                  </w:txbxContent>
                </v:textbox>
                <w10:anchorlock/>
              </v:shape>
            </w:pict>
          </mc:Fallback>
        </mc:AlternateContent>
      </w:r>
    </w:p>
    <w:p w14:paraId="24526F93" w14:textId="77777777" w:rsidR="00513193" w:rsidRPr="00577610" w:rsidRDefault="00513193" w:rsidP="00D1720A">
      <w:pPr>
        <w:pStyle w:val="Heading1"/>
        <w:jc w:val="both"/>
        <w:rPr>
          <w:rFonts w:asciiTheme="majorBidi" w:hAnsiTheme="majorBidi" w:cs="B Nazanin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sz w:val="24"/>
          <w:szCs w:val="28"/>
          <w:u w:val="none"/>
          <w:rtl/>
        </w:rPr>
        <w:t xml:space="preserve">1-4 پرسش و محاسبه </w:t>
      </w:r>
    </w:p>
    <w:p w14:paraId="098F0DA8" w14:textId="77777777" w:rsidR="00513193" w:rsidRPr="00577610" w:rsidRDefault="00513193" w:rsidP="00D1720A">
      <w:pPr>
        <w:numPr>
          <w:ilvl w:val="0"/>
          <w:numId w:val="5"/>
        </w:numPr>
        <w:tabs>
          <w:tab w:val="clear" w:pos="648"/>
          <w:tab w:val="num" w:pos="313"/>
        </w:tabs>
        <w:ind w:left="0" w:firstLine="0"/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  <w:lang w:bidi="fa-IR"/>
        </w:rPr>
        <w:t xml:space="preserve">در </w:t>
      </w:r>
      <w:r w:rsidRPr="00577610">
        <w:rPr>
          <w:rFonts w:asciiTheme="majorBidi" w:hAnsiTheme="majorBidi" w:cs="B Nazanin"/>
          <w:rtl/>
        </w:rPr>
        <w:t xml:space="preserve">آزمایش 1-3-2 </w:t>
      </w:r>
      <w:r w:rsidRPr="00577610">
        <w:rPr>
          <w:rFonts w:asciiTheme="majorBidi" w:hAnsiTheme="majorBidi" w:cs="B Nazanin"/>
          <w:rtl/>
          <w:lang w:bidi="fa-IR"/>
        </w:rPr>
        <w:t xml:space="preserve">چرا </w:t>
      </w:r>
      <w:r w:rsidRPr="00577610">
        <w:rPr>
          <w:rFonts w:asciiTheme="majorBidi" w:hAnsiTheme="majorBidi" w:cs="B Nazanin"/>
          <w:lang w:bidi="fa-IR"/>
        </w:rPr>
        <w:t>V</w:t>
      </w:r>
      <w:r w:rsidRPr="00577610">
        <w:rPr>
          <w:rFonts w:asciiTheme="majorBidi" w:hAnsiTheme="majorBidi" w:cs="B Nazanin"/>
          <w:rtl/>
          <w:lang w:bidi="fa-IR"/>
        </w:rPr>
        <w:t xml:space="preserve"> شاخصی از </w:t>
      </w:r>
      <w:r w:rsidRPr="00577610">
        <w:rPr>
          <w:rFonts w:asciiTheme="majorBidi" w:hAnsiTheme="majorBidi" w:cs="B Nazanin"/>
          <w:lang w:bidi="fa-IR"/>
        </w:rPr>
        <w:t>B</w:t>
      </w:r>
      <w:r w:rsidRPr="00577610">
        <w:rPr>
          <w:rFonts w:asciiTheme="majorBidi" w:hAnsiTheme="majorBidi" w:cs="B Nazanin"/>
          <w:rtl/>
          <w:lang w:bidi="fa-IR"/>
        </w:rPr>
        <w:t xml:space="preserve"> و </w:t>
      </w:r>
      <w:r w:rsidR="00743B42" w:rsidRPr="00577610">
        <w:rPr>
          <w:rFonts w:asciiTheme="majorBidi" w:hAnsiTheme="majorBidi" w:cs="B Nazanin"/>
          <w:lang w:bidi="fa-IR"/>
        </w:rPr>
        <w:t>I</w:t>
      </w:r>
      <w:r w:rsidR="00743B42" w:rsidRPr="00577610">
        <w:rPr>
          <w:rFonts w:asciiTheme="majorBidi" w:hAnsiTheme="majorBidi" w:cs="B Nazanin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 xml:space="preserve">شاخصی از </w:t>
      </w:r>
      <w:r w:rsidRPr="00577610">
        <w:rPr>
          <w:rFonts w:asciiTheme="majorBidi" w:hAnsiTheme="majorBidi" w:cs="B Nazanin"/>
          <w:lang w:bidi="fa-IR"/>
        </w:rPr>
        <w:t>H</w:t>
      </w:r>
      <w:r w:rsidRPr="00577610">
        <w:rPr>
          <w:rFonts w:asciiTheme="majorBidi" w:hAnsiTheme="majorBidi" w:cs="B Nazanin"/>
          <w:rtl/>
          <w:lang w:bidi="fa-IR"/>
        </w:rPr>
        <w:t xml:space="preserve"> است؟</w:t>
      </w:r>
    </w:p>
    <w:p w14:paraId="500BA2CC" w14:textId="7FDE9794" w:rsidR="00513193" w:rsidRPr="00577610" w:rsidRDefault="006A2147" w:rsidP="00D1720A">
      <w:pPr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55D63D7" wp14:editId="0EAF8DC6">
                <wp:extent cx="5943600" cy="725805"/>
                <wp:effectExtent l="9525" t="10795" r="9525" b="15875"/>
                <wp:docPr id="18518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258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31037" w14:textId="77777777" w:rsidR="006374A2" w:rsidRDefault="006374A2" w:rsidP="00513193">
                            <w:pPr>
                              <w:rPr>
                                <w:rtl/>
                              </w:rPr>
                            </w:pPr>
                          </w:p>
                          <w:p w14:paraId="58E1DA08" w14:textId="77777777" w:rsidR="006374A2" w:rsidRDefault="006374A2" w:rsidP="00513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5D63D7" id="Text Box 49" o:spid="_x0000_s1063" type="#_x0000_t202" style="width:468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" fillcolor="white [3201]" strokecolor="#70ad47 [3209]" strokeweight="1pt">
                <v:textbox>
                  <w:txbxContent>
                    <w:p w14:paraId="44931037" w14:textId="77777777" w:rsidR="006374A2" w:rsidRDefault="006374A2" w:rsidP="00513193">
                      <w:pPr>
                        <w:rPr>
                          <w:rtl/>
                        </w:rPr>
                      </w:pPr>
                    </w:p>
                    <w:p w14:paraId="58E1DA08" w14:textId="77777777" w:rsidR="006374A2" w:rsidRDefault="006374A2" w:rsidP="00513193"/>
                  </w:txbxContent>
                </v:textbox>
                <w10:anchorlock/>
              </v:shape>
            </w:pict>
          </mc:Fallback>
        </mc:AlternateContent>
      </w:r>
    </w:p>
    <w:p w14:paraId="697151DC" w14:textId="77777777" w:rsidR="00513193" w:rsidRPr="00577610" w:rsidRDefault="00513193" w:rsidP="00D1720A">
      <w:pPr>
        <w:numPr>
          <w:ilvl w:val="0"/>
          <w:numId w:val="5"/>
        </w:numPr>
        <w:tabs>
          <w:tab w:val="clear" w:pos="648"/>
          <w:tab w:val="num" w:pos="313"/>
        </w:tabs>
        <w:ind w:left="0" w:firstLine="0"/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  <w:lang w:bidi="fa-IR"/>
        </w:rPr>
        <w:t xml:space="preserve">در آزمایش </w:t>
      </w:r>
      <w:r w:rsidRPr="00577610">
        <w:rPr>
          <w:rFonts w:asciiTheme="majorBidi" w:hAnsiTheme="majorBidi" w:cs="B Nazanin"/>
          <w:rtl/>
        </w:rPr>
        <w:t xml:space="preserve">1-3-2 شکل موج ولتاژ بر حسب جریان را در مد </w:t>
      </w:r>
      <w:r w:rsidRPr="00577610">
        <w:rPr>
          <w:rFonts w:asciiTheme="majorBidi" w:hAnsiTheme="majorBidi" w:cs="B Nazanin"/>
        </w:rPr>
        <w:t xml:space="preserve">X-Y </w:t>
      </w:r>
      <w:r w:rsidRPr="00577610">
        <w:rPr>
          <w:rFonts w:asciiTheme="majorBidi" w:hAnsiTheme="majorBidi" w:cs="B Nazanin"/>
          <w:rtl/>
          <w:lang w:bidi="fa-IR"/>
        </w:rPr>
        <w:t xml:space="preserve"> مشاهده کردید. چرا این منحنی های لیساژو به ضورت بیضی های عمودی هستند؟ در حضور فاصله هوایی منحنی لیساژو ضخیم می شود یا نازک؟ چرا؟</w:t>
      </w:r>
    </w:p>
    <w:p w14:paraId="3B5E5863" w14:textId="0F0BC428" w:rsidR="00513193" w:rsidRPr="00577610" w:rsidRDefault="006A2147" w:rsidP="00D1720A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26ACF689" wp14:editId="2BAFB6FD">
                <wp:extent cx="5943600" cy="725805"/>
                <wp:effectExtent l="9525" t="15240" r="9525" b="11430"/>
                <wp:docPr id="1851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258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B7EE0" w14:textId="77777777" w:rsidR="006374A2" w:rsidRDefault="006374A2" w:rsidP="00513193">
                            <w:pPr>
                              <w:rPr>
                                <w:rtl/>
                              </w:rPr>
                            </w:pPr>
                          </w:p>
                          <w:p w14:paraId="1AEF2D78" w14:textId="77777777" w:rsidR="006374A2" w:rsidRDefault="006374A2" w:rsidP="00513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ACF689" id="Text Box 51" o:spid="_x0000_s1064" type="#_x0000_t202" style="width:468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" fillcolor="white [3201]" strokecolor="#70ad47 [3209]" strokeweight="1pt">
                <v:textbox>
                  <w:txbxContent>
                    <w:p w14:paraId="346B7EE0" w14:textId="77777777" w:rsidR="006374A2" w:rsidRDefault="006374A2" w:rsidP="00513193">
                      <w:pPr>
                        <w:rPr>
                          <w:rtl/>
                        </w:rPr>
                      </w:pPr>
                    </w:p>
                    <w:p w14:paraId="1AEF2D78" w14:textId="77777777" w:rsidR="006374A2" w:rsidRDefault="006374A2" w:rsidP="00513193"/>
                  </w:txbxContent>
                </v:textbox>
                <w10:anchorlock/>
              </v:shape>
            </w:pict>
          </mc:Fallback>
        </mc:AlternateContent>
      </w:r>
    </w:p>
    <w:p w14:paraId="2D71A449" w14:textId="77777777" w:rsidR="00513193" w:rsidRPr="00577610" w:rsidRDefault="00513193" w:rsidP="00D1720A">
      <w:pPr>
        <w:numPr>
          <w:ilvl w:val="0"/>
          <w:numId w:val="5"/>
        </w:numPr>
        <w:tabs>
          <w:tab w:val="clear" w:pos="648"/>
          <w:tab w:val="num" w:pos="313"/>
        </w:tabs>
        <w:ind w:left="0" w:firstLine="0"/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  <w:lang w:bidi="fa-IR"/>
        </w:rPr>
        <w:t>در آزمایش 1-3-3 فرض ثابت بودن ولتاژ سیم</w:t>
      </w:r>
      <w:r w:rsidRPr="00577610">
        <w:rPr>
          <w:rFonts w:asciiTheme="majorBidi" w:hAnsiTheme="majorBidi" w:cs="B Nazanin"/>
          <w:rtl/>
          <w:lang w:bidi="fa-IR"/>
        </w:rPr>
        <w:softHyphen/>
        <w:t>پیچی دوم به چه معناست؟ با افزایش طول فاصله هوایی، آمپر دور ورودی چگونه تغییر می</w:t>
      </w:r>
      <w:r w:rsidRPr="00577610">
        <w:rPr>
          <w:rFonts w:asciiTheme="majorBidi" w:hAnsiTheme="majorBidi" w:cs="B Nazanin"/>
          <w:rtl/>
          <w:lang w:bidi="fa-IR"/>
        </w:rPr>
        <w:softHyphen/>
        <w:t>کند؟</w:t>
      </w:r>
    </w:p>
    <w:p w14:paraId="7BB84195" w14:textId="4124861A" w:rsidR="007B3F15" w:rsidRPr="00577610" w:rsidRDefault="006A2147" w:rsidP="001F700F">
      <w:pPr>
        <w:jc w:val="both"/>
        <w:rPr>
          <w:rFonts w:asciiTheme="majorBidi" w:hAnsiTheme="majorBidi" w:cs="B Nazanin"/>
          <w:rtl/>
        </w:rPr>
        <w:sectPr w:rsidR="007B3F15" w:rsidRPr="00577610" w:rsidSect="00885181">
          <w:headerReference w:type="default" r:id="rId22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ED731BC" wp14:editId="7BEFFF5D">
                <wp:extent cx="5943600" cy="725805"/>
                <wp:effectExtent l="9525" t="8890" r="9525" b="8255"/>
                <wp:docPr id="1851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258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01D86" w14:textId="77777777" w:rsidR="006374A2" w:rsidRDefault="006374A2" w:rsidP="00513193">
                            <w:pPr>
                              <w:rPr>
                                <w:rtl/>
                              </w:rPr>
                            </w:pPr>
                          </w:p>
                          <w:p w14:paraId="3AB97F89" w14:textId="77777777" w:rsidR="006374A2" w:rsidRDefault="006374A2" w:rsidP="00513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D731BC" id="Text Box 52" o:spid="_x0000_s1065" type="#_x0000_t202" style="width:468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" fillcolor="white [3201]" strokecolor="#70ad47 [3209]" strokeweight="1pt">
                <v:textbox>
                  <w:txbxContent>
                    <w:p w14:paraId="54401D86" w14:textId="77777777" w:rsidR="006374A2" w:rsidRDefault="006374A2" w:rsidP="00513193">
                      <w:pPr>
                        <w:rPr>
                          <w:rtl/>
                        </w:rPr>
                      </w:pPr>
                    </w:p>
                    <w:p w14:paraId="3AB97F89" w14:textId="77777777" w:rsidR="006374A2" w:rsidRDefault="006374A2" w:rsidP="00513193"/>
                  </w:txbxContent>
                </v:textbox>
                <w10:anchorlock/>
              </v:shape>
            </w:pict>
          </mc:Fallback>
        </mc:AlternateContent>
      </w:r>
    </w:p>
    <w:p w14:paraId="66B8F2C1" w14:textId="77777777" w:rsidR="007B3F15" w:rsidRPr="00577610" w:rsidRDefault="007B3F15">
      <w:pPr>
        <w:bidi w:val="0"/>
        <w:spacing w:after="160" w:line="259" w:lineRule="auto"/>
        <w:rPr>
          <w:rFonts w:asciiTheme="majorBidi" w:hAnsiTheme="majorBidi" w:cs="B Nazanin"/>
          <w:b/>
          <w:bCs/>
          <w:rtl/>
          <w:lang w:bidi="fa-IR"/>
        </w:rPr>
      </w:pPr>
    </w:p>
    <w:p w14:paraId="6045B93E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6DE06546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549A21E5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38132496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516F5287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36BDDC2F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2CB4DA6E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312C8242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138DDEB8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44A5E9EC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2C0BDB9A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5DF466C1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0416E2B8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7D044FD5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297797EA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6C0BB775" w14:textId="77777777" w:rsidR="001F700F" w:rsidRPr="00577610" w:rsidRDefault="001F700F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188A0056" w14:textId="77777777" w:rsidR="00450B32" w:rsidRDefault="00450B32">
      <w:pPr>
        <w:bidi w:val="0"/>
        <w:spacing w:after="160" w:line="259" w:lineRule="auto"/>
        <w:rPr>
          <w:rFonts w:asciiTheme="majorBidi" w:hAnsiTheme="majorBidi" w:cs="B Nazanin"/>
          <w:b/>
          <w:bCs/>
          <w:rtl/>
        </w:rPr>
      </w:pPr>
      <w:r>
        <w:rPr>
          <w:rFonts w:asciiTheme="majorBidi" w:hAnsiTheme="majorBidi" w:cs="B Nazanin"/>
          <w:b/>
          <w:bCs/>
          <w:rtl/>
        </w:rPr>
        <w:br w:type="page"/>
      </w:r>
    </w:p>
    <w:p w14:paraId="013BAE66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  <w:r w:rsidRPr="00577610">
        <w:rPr>
          <w:rFonts w:asciiTheme="majorBidi" w:hAnsiTheme="majorBidi" w:cs="B Nazani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BA28B1C" wp14:editId="45BF5F7A">
            <wp:simplePos x="0" y="0"/>
            <wp:positionH relativeFrom="margin">
              <wp:posOffset>1248093</wp:posOffset>
            </wp:positionH>
            <wp:positionV relativeFrom="paragraph">
              <wp:posOffset>61278</wp:posOffset>
            </wp:positionV>
            <wp:extent cx="3528060" cy="5039995"/>
            <wp:effectExtent l="6032" t="0" r="2223" b="2222"/>
            <wp:wrapNone/>
            <wp:docPr id="18434" name="Picture 18434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9E39A5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761670CA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55F1F8BB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3EE007CF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33985CED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</w:p>
    <w:p w14:paraId="7731C9EF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</w:rPr>
      </w:pPr>
    </w:p>
    <w:p w14:paraId="4C1CCDDC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</w:rPr>
        <w:t>آزمايش</w:t>
      </w:r>
      <w:r w:rsidRPr="00577610">
        <w:rPr>
          <w:rFonts w:asciiTheme="majorBidi" w:hAnsiTheme="majorBidi" w:cs="B Nazanin"/>
          <w:b/>
          <w:bCs/>
          <w:rtl/>
          <w:lang w:bidi="fa-IR"/>
        </w:rPr>
        <w:t>2:</w:t>
      </w:r>
    </w:p>
    <w:p w14:paraId="08124A77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  <w:lang w:bidi="fa-IR"/>
        </w:rPr>
      </w:pPr>
    </w:p>
    <w:p w14:paraId="40BF6D07" w14:textId="77777777" w:rsidR="007B3F15" w:rsidRPr="00577610" w:rsidRDefault="007B3F15" w:rsidP="007B3F15">
      <w:pPr>
        <w:jc w:val="center"/>
        <w:rPr>
          <w:rFonts w:asciiTheme="majorBidi" w:hAnsiTheme="majorBidi" w:cs="B Nazanin"/>
          <w:b/>
          <w:bCs/>
          <w:rtl/>
        </w:rPr>
      </w:pPr>
      <w:r w:rsidRPr="00577610">
        <w:rPr>
          <w:rFonts w:asciiTheme="majorBidi" w:hAnsiTheme="majorBidi" w:cs="B Nazanin"/>
          <w:b/>
          <w:bCs/>
          <w:rtl/>
        </w:rPr>
        <w:t xml:space="preserve"> </w:t>
      </w:r>
    </w:p>
    <w:p w14:paraId="0AC68F6C" w14:textId="77777777" w:rsidR="007B3F15" w:rsidRPr="00577610" w:rsidRDefault="007B3F15" w:rsidP="007B3F15">
      <w:pPr>
        <w:jc w:val="center"/>
        <w:rPr>
          <w:rFonts w:asciiTheme="majorBidi" w:hAnsiTheme="majorBidi" w:cs="B Nazanin"/>
          <w:lang w:bidi="fa-IR"/>
        </w:rPr>
      </w:pPr>
      <w:r w:rsidRPr="00577610">
        <w:rPr>
          <w:rFonts w:asciiTheme="majorBidi" w:hAnsiTheme="majorBidi" w:cs="B Nazanin"/>
          <w:b/>
          <w:bCs/>
          <w:rtl/>
        </w:rPr>
        <w:t>بررسی عملکرد ترانسفورماتور تکفاز</w:t>
      </w:r>
    </w:p>
    <w:p w14:paraId="7E78C898" w14:textId="77777777" w:rsidR="007B3F15" w:rsidRPr="00577610" w:rsidRDefault="007B3F15" w:rsidP="007B3F15">
      <w:pPr>
        <w:rPr>
          <w:rFonts w:asciiTheme="majorBidi" w:hAnsiTheme="majorBidi" w:cs="B Nazanin"/>
          <w:rtl/>
          <w:lang w:bidi="fa-IR"/>
        </w:rPr>
      </w:pPr>
    </w:p>
    <w:p w14:paraId="7AB46F6B" w14:textId="77777777" w:rsidR="007B3F15" w:rsidRPr="00577610" w:rsidRDefault="007B3F15" w:rsidP="007B3F15">
      <w:pPr>
        <w:rPr>
          <w:rFonts w:asciiTheme="majorBidi" w:hAnsiTheme="majorBidi" w:cs="B Nazanin"/>
          <w:rtl/>
          <w:lang w:bidi="fa-IR"/>
        </w:rPr>
      </w:pPr>
    </w:p>
    <w:p w14:paraId="772353FA" w14:textId="77777777" w:rsidR="007B3F15" w:rsidRPr="00577610" w:rsidRDefault="007B3F15" w:rsidP="007B3F15">
      <w:pPr>
        <w:rPr>
          <w:rFonts w:asciiTheme="majorBidi" w:hAnsiTheme="majorBidi" w:cs="B Nazanin"/>
          <w:rtl/>
          <w:lang w:bidi="fa-IR"/>
        </w:rPr>
      </w:pPr>
    </w:p>
    <w:p w14:paraId="2159A49E" w14:textId="77777777" w:rsidR="007B3F15" w:rsidRPr="00577610" w:rsidRDefault="007B3F15" w:rsidP="007B3F15">
      <w:pPr>
        <w:rPr>
          <w:rFonts w:asciiTheme="majorBidi" w:hAnsiTheme="majorBidi" w:cs="B Nazanin"/>
          <w:rtl/>
          <w:lang w:bidi="fa-IR"/>
        </w:rPr>
      </w:pPr>
    </w:p>
    <w:p w14:paraId="070D128D" w14:textId="77777777" w:rsidR="007B3F15" w:rsidRPr="00577610" w:rsidRDefault="007B3F15" w:rsidP="007B3F15">
      <w:pPr>
        <w:rPr>
          <w:rFonts w:asciiTheme="majorBidi" w:hAnsiTheme="majorBidi" w:cs="B Nazanin"/>
          <w:rtl/>
          <w:lang w:bidi="fa-IR"/>
        </w:rPr>
      </w:pPr>
    </w:p>
    <w:p w14:paraId="1B8D53D6" w14:textId="77777777" w:rsidR="007B3F15" w:rsidRPr="00577610" w:rsidRDefault="007B3F15" w:rsidP="007B3F15">
      <w:pPr>
        <w:rPr>
          <w:rFonts w:asciiTheme="majorBidi" w:hAnsiTheme="majorBidi" w:cs="B Nazanin"/>
          <w:rtl/>
          <w:lang w:bidi="fa-IR"/>
        </w:rPr>
      </w:pPr>
    </w:p>
    <w:p w14:paraId="17D5FD74" w14:textId="77777777" w:rsidR="0050508C" w:rsidRPr="00577610" w:rsidRDefault="0050508C">
      <w:pPr>
        <w:bidi w:val="0"/>
        <w:spacing w:after="160" w:line="259" w:lineRule="auto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br w:type="page"/>
      </w:r>
    </w:p>
    <w:p w14:paraId="07691446" w14:textId="77777777" w:rsidR="00102BA6" w:rsidRPr="00577610" w:rsidRDefault="00102BA6" w:rsidP="00102BA6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lastRenderedPageBreak/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653B7FB1" w14:textId="77777777" w:rsidR="00102BA6" w:rsidRPr="00577610" w:rsidRDefault="00102BA6" w:rsidP="00102BA6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report_2_student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369EA755" w14:textId="77777777" w:rsidR="00102BA6" w:rsidRPr="00577610" w:rsidRDefault="00CA2056" w:rsidP="00102BA6">
      <w:pPr>
        <w:rPr>
          <w:rFonts w:asciiTheme="majorBidi" w:hAnsiTheme="majorBidi" w:cs="B Nazanin"/>
          <w:sz w:val="20"/>
          <w:szCs w:val="20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نام </w:t>
      </w:r>
      <w:r w:rsidR="00102BA6" w:rsidRPr="00577610">
        <w:rPr>
          <w:rFonts w:asciiTheme="majorBidi" w:hAnsiTheme="majorBidi" w:cs="B Nazanin"/>
          <w:rtl/>
          <w:lang w:bidi="fa-IR"/>
        </w:rPr>
        <w:t>و شماره دانشجویی اعضای گروه:</w:t>
      </w:r>
    </w:p>
    <w:p w14:paraId="7F862F48" w14:textId="0B3A814B" w:rsidR="00102BA6" w:rsidRPr="00577610" w:rsidRDefault="006A2147" w:rsidP="00102BA6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9BEAEE6" wp14:editId="0FBE1BBB">
                <wp:extent cx="6064250" cy="641985"/>
                <wp:effectExtent l="9525" t="9525" r="12700" b="15240"/>
                <wp:docPr id="18515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6419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9D79A" w14:textId="77777777" w:rsidR="006374A2" w:rsidRDefault="006374A2" w:rsidP="00102BA6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BEAEE6" id="Text Box 116" o:spid="_x0000_s1066" type="#_x0000_t202" style="width:477.5pt;height:5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" fillcolor="white [3201]" strokecolor="black [3213]" strokeweight="1pt">
                <v:textbox>
                  <w:txbxContent>
                    <w:p w14:paraId="3B59D79A" w14:textId="77777777" w:rsidR="006374A2" w:rsidRDefault="006374A2" w:rsidP="00102BA6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9D0E154" w14:textId="77777777" w:rsidR="0050508C" w:rsidRPr="00577610" w:rsidRDefault="0050508C" w:rsidP="0050508C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2-4 مقادیر نامی ترانسفورماتور تکفاز:</w:t>
      </w:r>
    </w:p>
    <w:p w14:paraId="3D613D3D" w14:textId="60620A9C" w:rsidR="0050508C" w:rsidRPr="00577610" w:rsidRDefault="006A2147" w:rsidP="0050508C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2CC44DB" wp14:editId="433842A8">
                <wp:extent cx="6048375" cy="1240790"/>
                <wp:effectExtent l="10160" t="15240" r="8890" b="10795"/>
                <wp:docPr id="18514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2407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6739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66"/>
                              <w:gridCol w:w="1285"/>
                              <w:gridCol w:w="1287"/>
                              <w:gridCol w:w="1326"/>
                              <w:gridCol w:w="1475"/>
                            </w:tblGrid>
                            <w:tr w:rsidR="006374A2" w:rsidRPr="004C0EBF" w14:paraId="57CF893C" w14:textId="77777777" w:rsidTr="00694659">
                              <w:trPr>
                                <w:trHeight w:val="883"/>
                                <w:jc w:val="center"/>
                              </w:trPr>
                              <w:tc>
                                <w:tcPr>
                                  <w:tcW w:w="1366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2F69C4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توان نامی</w:t>
                                  </w:r>
                                </w:p>
                              </w:tc>
                              <w:tc>
                                <w:tcPr>
                                  <w:tcW w:w="25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2F93E20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سیم</w:t>
                                  </w: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softHyphen/>
                                    <w:t>پیچی فشار قوی (</w:t>
                                  </w:r>
                                  <w:r w:rsidRPr="004C0EBF">
                                    <w:rPr>
                                      <w:rFonts w:cs="B Nazanin"/>
                                      <w:lang w:bidi="fa-IR"/>
                                    </w:rPr>
                                    <w:t>HV</w:t>
                                  </w: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801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ED12044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سیم</w:t>
                                  </w: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softHyphen/>
                                    <w:t>پیچی فشار ضعیف (</w:t>
                                  </w:r>
                                  <w:r w:rsidRPr="004C0EBF">
                                    <w:rPr>
                                      <w:rFonts w:cs="B Nazanin"/>
                                      <w:lang w:bidi="fa-IR"/>
                                    </w:rPr>
                                    <w:t>LV</w:t>
                                  </w: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1F0A8F7B" w14:textId="77777777" w:rsidTr="00694659">
                              <w:trPr>
                                <w:trHeight w:val="449"/>
                                <w:jc w:val="center"/>
                              </w:trPr>
                              <w:tc>
                                <w:tcPr>
                                  <w:tcW w:w="0" w:type="auto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FD0B1A7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43C3694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06763F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جریان</w:t>
                                  </w:r>
                                </w:p>
                              </w:tc>
                              <w:tc>
                                <w:tcPr>
                                  <w:tcW w:w="13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3F34EB7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81F97AC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جریان</w:t>
                                  </w:r>
                                </w:p>
                              </w:tc>
                            </w:tr>
                            <w:tr w:rsidR="006374A2" w:rsidRPr="004C0EBF" w14:paraId="37D87733" w14:textId="77777777" w:rsidTr="00694659">
                              <w:trPr>
                                <w:trHeight w:val="433"/>
                                <w:jc w:val="center"/>
                              </w:trPr>
                              <w:tc>
                                <w:tcPr>
                                  <w:tcW w:w="13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2F2E08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05ECA1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53C2EB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69708A" w14:textId="77777777" w:rsidR="006374A2" w:rsidRPr="004C0EBF" w:rsidRDefault="006374A2" w:rsidP="0050508C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0F1655" w14:textId="77777777" w:rsidR="006374A2" w:rsidRPr="004C0EBF" w:rsidRDefault="006374A2" w:rsidP="0050508C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61B27A" w14:textId="77777777" w:rsidR="006374A2" w:rsidRPr="00DD459B" w:rsidRDefault="006374A2" w:rsidP="0050508C">
                            <w:pPr>
                              <w:ind w:left="-1" w:firstLine="566"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CC44DB" id="Text Box 113" o:spid="_x0000_s1067" type="#_x0000_t202" style="width:476.25pt;height:9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" fillcolor="white [3201]" strokecolor="#5b9bd5 [3204]" strokeweight="1pt">
                <v:textbox>
                  <w:txbxContent>
                    <w:tbl>
                      <w:tblPr>
                        <w:bidiVisual/>
                        <w:tblW w:w="6739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66"/>
                        <w:gridCol w:w="1285"/>
                        <w:gridCol w:w="1287"/>
                        <w:gridCol w:w="1326"/>
                        <w:gridCol w:w="1475"/>
                      </w:tblGrid>
                      <w:tr w:rsidR="006374A2" w:rsidRPr="004C0EBF" w14:paraId="57CF893C" w14:textId="77777777" w:rsidTr="00694659">
                        <w:trPr>
                          <w:trHeight w:val="883"/>
                          <w:jc w:val="center"/>
                        </w:trPr>
                        <w:tc>
                          <w:tcPr>
                            <w:tcW w:w="1366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12F69C4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توان نامی</w:t>
                            </w:r>
                          </w:p>
                        </w:tc>
                        <w:tc>
                          <w:tcPr>
                            <w:tcW w:w="25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2F93E20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سیم</w:t>
                            </w: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softHyphen/>
                              <w:t>پیچی فشار قوی (</w:t>
                            </w:r>
                            <w:r w:rsidRPr="004C0EBF">
                              <w:rPr>
                                <w:rFonts w:cs="B Nazanin"/>
                                <w:lang w:bidi="fa-IR"/>
                              </w:rPr>
                              <w:t>HV</w:t>
                            </w: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801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ED12044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سیم</w:t>
                            </w: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softHyphen/>
                              <w:t>پیچی فشار ضعیف (</w:t>
                            </w:r>
                            <w:r w:rsidRPr="004C0EBF">
                              <w:rPr>
                                <w:rFonts w:cs="B Nazanin"/>
                                <w:lang w:bidi="fa-IR"/>
                              </w:rPr>
                              <w:t>LV</w:t>
                            </w: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1F0A8F7B" w14:textId="77777777" w:rsidTr="00694659">
                        <w:trPr>
                          <w:trHeight w:val="449"/>
                          <w:jc w:val="center"/>
                        </w:trPr>
                        <w:tc>
                          <w:tcPr>
                            <w:tcW w:w="0" w:type="auto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FD0B1A7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43C3694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128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506763F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جریان</w:t>
                            </w:r>
                          </w:p>
                        </w:tc>
                        <w:tc>
                          <w:tcPr>
                            <w:tcW w:w="13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3F34EB7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147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81F97AC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جریان</w:t>
                            </w:r>
                          </w:p>
                        </w:tc>
                      </w:tr>
                      <w:tr w:rsidR="006374A2" w:rsidRPr="004C0EBF" w14:paraId="37D87733" w14:textId="77777777" w:rsidTr="00694659">
                        <w:trPr>
                          <w:trHeight w:val="433"/>
                          <w:jc w:val="center"/>
                        </w:trPr>
                        <w:tc>
                          <w:tcPr>
                            <w:tcW w:w="13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2F2E08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05ECA1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53C2EB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69708A" w14:textId="77777777" w:rsidR="006374A2" w:rsidRPr="004C0EBF" w:rsidRDefault="006374A2" w:rsidP="0050508C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0F1655" w14:textId="77777777" w:rsidR="006374A2" w:rsidRPr="004C0EBF" w:rsidRDefault="006374A2" w:rsidP="0050508C">
                            <w:pPr>
                              <w:keepNext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0661B27A" w14:textId="77777777" w:rsidR="006374A2" w:rsidRPr="00DD459B" w:rsidRDefault="006374A2" w:rsidP="0050508C">
                      <w:pPr>
                        <w:ind w:left="-1" w:firstLine="566"/>
                        <w:jc w:val="center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773250" w14:textId="77777777" w:rsidR="0050508C" w:rsidRPr="00577610" w:rsidRDefault="0050508C" w:rsidP="0050508C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2-4-1 تعیین پلاریته</w:t>
      </w:r>
      <w:r w:rsidRPr="00577610">
        <w:rPr>
          <w:rFonts w:asciiTheme="majorBidi" w:hAnsiTheme="majorBidi" w:cs="B Nazanin"/>
          <w:b/>
          <w:bCs/>
          <w:rtl/>
          <w:lang w:bidi="fa-IR"/>
        </w:rPr>
        <w:softHyphen/>
        <w:t>ی ترانسفورماتور تکفاز</w:t>
      </w:r>
    </w:p>
    <w:p w14:paraId="35D20925" w14:textId="77777777" w:rsidR="0050508C" w:rsidRPr="00577610" w:rsidRDefault="0050508C" w:rsidP="0050508C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مقادیر ولت‌مترهای </w:t>
      </w:r>
      <w:r w:rsidRPr="00577610">
        <w:rPr>
          <w:rFonts w:asciiTheme="majorBidi" w:hAnsiTheme="majorBidi" w:cs="B Nazanin"/>
          <w:lang w:bidi="fa-IR"/>
        </w:rPr>
        <w:t>V1</w:t>
      </w:r>
      <w:r w:rsidRPr="00577610">
        <w:rPr>
          <w:rFonts w:asciiTheme="majorBidi" w:hAnsiTheme="majorBidi" w:cs="B Nazanin"/>
          <w:rtl/>
          <w:lang w:bidi="fa-IR"/>
        </w:rPr>
        <w:t xml:space="preserve">، </w:t>
      </w:r>
      <w:r w:rsidRPr="00577610">
        <w:rPr>
          <w:rFonts w:asciiTheme="majorBidi" w:hAnsiTheme="majorBidi" w:cs="B Nazanin"/>
          <w:lang w:bidi="fa-IR"/>
        </w:rPr>
        <w:t>V2</w:t>
      </w:r>
      <w:r w:rsidRPr="00577610">
        <w:rPr>
          <w:rFonts w:asciiTheme="majorBidi" w:hAnsiTheme="majorBidi" w:cs="B Nazanin"/>
          <w:rtl/>
          <w:lang w:bidi="fa-IR"/>
        </w:rPr>
        <w:t xml:space="preserve"> و </w:t>
      </w:r>
      <w:r w:rsidRPr="00577610">
        <w:rPr>
          <w:rFonts w:asciiTheme="majorBidi" w:hAnsiTheme="majorBidi" w:cs="B Nazanin"/>
          <w:lang w:bidi="fa-IR"/>
        </w:rPr>
        <w:t>V3</w:t>
      </w:r>
      <w:r w:rsidRPr="00577610">
        <w:rPr>
          <w:rFonts w:asciiTheme="majorBidi" w:hAnsiTheme="majorBidi" w:cs="B Nazanin"/>
          <w:rtl/>
          <w:lang w:bidi="fa-IR"/>
        </w:rPr>
        <w:t xml:space="preserve"> :</w:t>
      </w:r>
    </w:p>
    <w:p w14:paraId="55B5A15D" w14:textId="34503FB0" w:rsidR="0050508C" w:rsidRPr="00577610" w:rsidRDefault="006A2147" w:rsidP="0050508C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8BA1926" wp14:editId="4D6845F2">
                <wp:extent cx="5901055" cy="516255"/>
                <wp:effectExtent l="10160" t="8255" r="13335" b="8890"/>
                <wp:docPr id="18513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055" cy="5162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D6FBE" w14:textId="77777777" w:rsidR="006374A2" w:rsidRPr="00DD459B" w:rsidRDefault="006374A2" w:rsidP="0050508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BA1926" id="Text Box 115" o:spid="_x0000_s1068" type="#_x0000_t202" style="width:464.65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" fillcolor="white [3201]" strokecolor="#5b9bd5 [3204]" strokeweight="1pt">
                <v:textbox>
                  <w:txbxContent>
                    <w:p w14:paraId="003D6FBE" w14:textId="77777777" w:rsidR="006374A2" w:rsidRPr="00DD459B" w:rsidRDefault="006374A2" w:rsidP="0050508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FC4D38" w14:textId="77777777" w:rsidR="0050508C" w:rsidRPr="00577610" w:rsidRDefault="0050508C" w:rsidP="0050508C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با توجه به رابطه این سه ولتاژ تعیین کنید که پلاریته سر 1 با پلاریته کدام یک از سر‌های 3 یا 4 یکسان است:</w:t>
      </w:r>
    </w:p>
    <w:p w14:paraId="712B2E6A" w14:textId="491A6BBC" w:rsidR="00513193" w:rsidRPr="00577610" w:rsidRDefault="006A2147" w:rsidP="00FC4D60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EEA09C4" wp14:editId="164751D1">
                <wp:extent cx="5878195" cy="577215"/>
                <wp:effectExtent l="10160" t="14605" r="7620" b="8255"/>
                <wp:docPr id="18512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577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6F05D" w14:textId="77777777" w:rsidR="006374A2" w:rsidRDefault="006374A2" w:rsidP="0050508C">
                            <w:pPr>
                              <w:rPr>
                                <w:rtl/>
                              </w:rPr>
                            </w:pPr>
                          </w:p>
                          <w:p w14:paraId="4F6005E9" w14:textId="77777777" w:rsidR="006374A2" w:rsidRDefault="006374A2" w:rsidP="005050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EA09C4" id="Text Box 114" o:spid="_x0000_s1069" type="#_x0000_t202" style="width:462.85pt;height:4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" fillcolor="white [3201]" strokecolor="#70ad47 [3209]" strokeweight="1pt">
                <v:textbox>
                  <w:txbxContent>
                    <w:p w14:paraId="70A6F05D" w14:textId="77777777" w:rsidR="006374A2" w:rsidRDefault="006374A2" w:rsidP="0050508C">
                      <w:pPr>
                        <w:rPr>
                          <w:rtl/>
                        </w:rPr>
                      </w:pPr>
                    </w:p>
                    <w:p w14:paraId="4F6005E9" w14:textId="77777777" w:rsidR="006374A2" w:rsidRDefault="006374A2" w:rsidP="0050508C"/>
                  </w:txbxContent>
                </v:textbox>
                <w10:anchorlock/>
              </v:shape>
            </w:pict>
          </mc:Fallback>
        </mc:AlternateContent>
      </w:r>
    </w:p>
    <w:p w14:paraId="20A086E1" w14:textId="77777777" w:rsidR="00FC4D60" w:rsidRPr="00577610" w:rsidRDefault="00FC4D60" w:rsidP="00FC4D60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این بار، سیم بین سر 2 و 4 را باز کنید و سر 2 را به سر 3 متصل کنید. همچنین ولت متر را به جای بین سر‌های 1 و 3، بین سرهای 1 و 4 متصل کنید.</w:t>
      </w:r>
      <w:r w:rsidRPr="00577610">
        <w:rPr>
          <w:rFonts w:asciiTheme="majorBidi" w:hAnsiTheme="majorBidi" w:cs="B Nazanin"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 xml:space="preserve">مقادیر ولت‌مترهای </w:t>
      </w:r>
      <w:r w:rsidRPr="00577610">
        <w:rPr>
          <w:rFonts w:asciiTheme="majorBidi" w:hAnsiTheme="majorBidi" w:cs="B Nazanin"/>
          <w:lang w:bidi="fa-IR"/>
        </w:rPr>
        <w:t>V1</w:t>
      </w:r>
      <w:r w:rsidRPr="00577610">
        <w:rPr>
          <w:rFonts w:asciiTheme="majorBidi" w:hAnsiTheme="majorBidi" w:cs="B Nazanin"/>
          <w:rtl/>
          <w:lang w:bidi="fa-IR"/>
        </w:rPr>
        <w:t xml:space="preserve">، </w:t>
      </w:r>
      <w:r w:rsidRPr="00577610">
        <w:rPr>
          <w:rFonts w:asciiTheme="majorBidi" w:hAnsiTheme="majorBidi" w:cs="B Nazanin"/>
          <w:lang w:bidi="fa-IR"/>
        </w:rPr>
        <w:t>V2</w:t>
      </w:r>
      <w:r w:rsidRPr="00577610">
        <w:rPr>
          <w:rFonts w:asciiTheme="majorBidi" w:hAnsiTheme="majorBidi" w:cs="B Nazanin"/>
          <w:rtl/>
          <w:lang w:bidi="fa-IR"/>
        </w:rPr>
        <w:t xml:space="preserve"> و </w:t>
      </w:r>
      <w:r w:rsidRPr="00577610">
        <w:rPr>
          <w:rFonts w:asciiTheme="majorBidi" w:hAnsiTheme="majorBidi" w:cs="B Nazanin"/>
          <w:lang w:bidi="fa-IR"/>
        </w:rPr>
        <w:t>V3</w:t>
      </w:r>
      <w:r w:rsidRPr="00577610">
        <w:rPr>
          <w:rFonts w:asciiTheme="majorBidi" w:hAnsiTheme="majorBidi" w:cs="B Nazanin"/>
          <w:rtl/>
          <w:lang w:bidi="fa-IR"/>
        </w:rPr>
        <w:t xml:space="preserve"> :</w:t>
      </w:r>
    </w:p>
    <w:p w14:paraId="49632EA5" w14:textId="4E0764C6" w:rsidR="00826EC8" w:rsidRPr="00577610" w:rsidRDefault="006A2147" w:rsidP="0069642C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E9B3335" wp14:editId="5C80A359">
                <wp:extent cx="5901055" cy="516255"/>
                <wp:effectExtent l="10160" t="8255" r="13335" b="8890"/>
                <wp:docPr id="18511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055" cy="5162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96171" w14:textId="77777777" w:rsidR="006374A2" w:rsidRPr="00DD459B" w:rsidRDefault="006374A2" w:rsidP="00FC4D6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9B3335" id="Text Box 117" o:spid="_x0000_s1070" type="#_x0000_t202" style="width:464.65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" fillcolor="white [3201]" strokecolor="#5b9bd5 [3204]" strokeweight="1pt">
                <v:textbox>
                  <w:txbxContent>
                    <w:p w14:paraId="06F96171" w14:textId="77777777" w:rsidR="006374A2" w:rsidRPr="00DD459B" w:rsidRDefault="006374A2" w:rsidP="00FC4D6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D013FA9" w14:textId="77777777" w:rsidR="00FC4D60" w:rsidRPr="00577610" w:rsidRDefault="00FC4D60" w:rsidP="0069642C">
      <w:pPr>
        <w:jc w:val="both"/>
        <w:rPr>
          <w:rFonts w:asciiTheme="majorBidi" w:hAnsiTheme="majorBidi" w:cs="B Nazanin"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با توجه به رابطه این سه ولتاژ تعیین کنید که پلاریته سر 1 با پلاریته کدام</w:t>
      </w:r>
      <w:r w:rsidR="007B7CA5" w:rsidRPr="00577610">
        <w:rPr>
          <w:rFonts w:asciiTheme="majorBidi" w:hAnsiTheme="majorBidi" w:cs="B Nazanin"/>
          <w:rtl/>
          <w:lang w:bidi="fa-IR"/>
        </w:rPr>
        <w:t xml:space="preserve"> یک از سر‌های 3 یا 4 یکسان است:</w:t>
      </w:r>
    </w:p>
    <w:p w14:paraId="33F440CA" w14:textId="0804378A" w:rsidR="0050508C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3E895F3" wp14:editId="6B07097F">
                <wp:extent cx="5888355" cy="446405"/>
                <wp:effectExtent l="9525" t="13970" r="7620" b="15875"/>
                <wp:docPr id="18510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4464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4C30A" w14:textId="77777777" w:rsidR="006374A2" w:rsidRDefault="006374A2" w:rsidP="00FC4D60">
                            <w:pPr>
                              <w:rPr>
                                <w:rtl/>
                              </w:rPr>
                            </w:pPr>
                          </w:p>
                          <w:p w14:paraId="076B4229" w14:textId="77777777" w:rsidR="006374A2" w:rsidRDefault="006374A2" w:rsidP="00FC4D60"/>
                          <w:p w14:paraId="38D5C51C" w14:textId="77777777" w:rsidR="006374A2" w:rsidRDefault="006374A2" w:rsidP="00FC4D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895F3" id="Text Box 118" o:spid="_x0000_s1071" type="#_x0000_t202" style="width:463.65pt;height:3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" fillcolor="white [3201]" strokecolor="#70ad47 [3209]" strokeweight="1pt">
                <v:textbox>
                  <w:txbxContent>
                    <w:p w14:paraId="5174C30A" w14:textId="77777777" w:rsidR="006374A2" w:rsidRDefault="006374A2" w:rsidP="00FC4D60">
                      <w:pPr>
                        <w:rPr>
                          <w:rtl/>
                        </w:rPr>
                      </w:pPr>
                    </w:p>
                    <w:p w14:paraId="076B4229" w14:textId="77777777" w:rsidR="006374A2" w:rsidRDefault="006374A2" w:rsidP="00FC4D60"/>
                    <w:p w14:paraId="38D5C51C" w14:textId="77777777" w:rsidR="006374A2" w:rsidRDefault="006374A2" w:rsidP="00FC4D60"/>
                  </w:txbxContent>
                </v:textbox>
                <w10:anchorlock/>
              </v:shape>
            </w:pict>
          </mc:Fallback>
        </mc:AlternateContent>
      </w:r>
    </w:p>
    <w:p w14:paraId="3C664BBE" w14:textId="77777777" w:rsidR="00865896" w:rsidRPr="00577610" w:rsidRDefault="00865896" w:rsidP="00FC4D60">
      <w:pPr>
        <w:jc w:val="both"/>
        <w:rPr>
          <w:rFonts w:asciiTheme="majorBidi" w:hAnsiTheme="majorBidi" w:cs="B Nazanin"/>
          <w:b/>
          <w:bCs/>
          <w:lang w:bidi="fa-IR"/>
        </w:rPr>
      </w:pPr>
    </w:p>
    <w:p w14:paraId="3B748101" w14:textId="77777777" w:rsidR="00FC4D60" w:rsidRPr="00577610" w:rsidRDefault="00FC4D60" w:rsidP="00FC4D60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2-4-2 آزمايش بي</w:t>
      </w:r>
      <w:r w:rsidRPr="00577610">
        <w:rPr>
          <w:rFonts w:asciiTheme="majorBidi" w:hAnsiTheme="majorBidi" w:cs="B Nazanin"/>
          <w:b/>
          <w:bCs/>
          <w:rtl/>
          <w:lang w:bidi="fa-IR"/>
        </w:rPr>
        <w:softHyphen/>
        <w:t>باري</w:t>
      </w:r>
    </w:p>
    <w:p w14:paraId="7F85DA0D" w14:textId="77777777" w:rsidR="00FC4D60" w:rsidRPr="00577610" w:rsidRDefault="00FC4D60" w:rsidP="00FC4D60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1:</w:t>
      </w:r>
    </w:p>
    <w:p w14:paraId="4D0B2AFE" w14:textId="6981EE6D" w:rsidR="00FC4D60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37E1EFD0" wp14:editId="0C6A6A6F">
                <wp:extent cx="5918200" cy="1710055"/>
                <wp:effectExtent l="9525" t="15240" r="6350" b="8255"/>
                <wp:docPr id="18509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1710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8A5D1" w14:textId="77777777" w:rsidR="006374A2" w:rsidRDefault="006374A2" w:rsidP="00FC4D60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2"/>
                              <w:gridCol w:w="792"/>
                              <w:gridCol w:w="792"/>
                              <w:gridCol w:w="792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702"/>
                            </w:tblGrid>
                            <w:tr w:rsidR="006374A2" w:rsidRPr="004C0EBF" w14:paraId="6E934FC2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3E1B92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CB45EF1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AB388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A3E82F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0F30D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D057F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CB14EB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EE445A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C1076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C4540E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7D69809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5D380F61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67B20D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2657D8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04B903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3A5CC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059948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D61CF9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2250AD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7DDCFB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9364C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8CCBE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2763E13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10D48FF5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B2EA15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CB0C68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A7D763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FEB021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B7C08D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629D8A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42997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05438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FBF307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A6FF6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9FE9AF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7B49ED95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A3520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8E3D25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CCC782D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2B37FB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0F65A9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BBD731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3B41A0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517444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5E5FFB6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8FCCFF" w14:textId="77777777" w:rsidR="006374A2" w:rsidRPr="004C0EBF" w:rsidRDefault="006374A2" w:rsidP="00CA2056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EB83158" w14:textId="77777777" w:rsidR="006374A2" w:rsidRPr="004C0EBF" w:rsidRDefault="006374A2" w:rsidP="00CA2056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5E2C6DA1" w14:textId="77777777" w:rsidR="006374A2" w:rsidRDefault="006374A2" w:rsidP="00FC4D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E1EFD0" id="Text Box 119" o:spid="_x0000_s1072" type="#_x0000_t202" style="width:466pt;height:1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" fillcolor="white [3201]" strokecolor="#ffc000 [3207]" strokeweight="1pt">
                <v:textbox>
                  <w:txbxContent>
                    <w:p w14:paraId="6338A5D1" w14:textId="77777777" w:rsidR="006374A2" w:rsidRDefault="006374A2" w:rsidP="00FC4D60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2"/>
                        <w:gridCol w:w="792"/>
                        <w:gridCol w:w="792"/>
                        <w:gridCol w:w="792"/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702"/>
                      </w:tblGrid>
                      <w:tr w:rsidR="006374A2" w:rsidRPr="004C0EBF" w14:paraId="6E934FC2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3E1B92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CB45EF1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AB388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A3E82F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0F30D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1D057F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0CB14EB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EE445A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C1076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C4540E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7D69809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5D380F61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67B20D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2657D8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04B903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3A5CC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059948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D61CF9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2250AD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7DDCFB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9364C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8CCBE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2763E13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10D48FF5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B2EA15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CB0C68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A7D763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FEB021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B7C08D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629D8A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42997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05438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FBF307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A6FF6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B9FE9AF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7B49ED95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A3520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8E3D25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CCC782D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2B37FB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0F65A9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BBD731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3B41A0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517444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5E5FFB6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8FCCFF" w14:textId="77777777" w:rsidR="006374A2" w:rsidRPr="004C0EBF" w:rsidRDefault="006374A2" w:rsidP="00CA2056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EB83158" w14:textId="77777777" w:rsidR="006374A2" w:rsidRPr="004C0EBF" w:rsidRDefault="006374A2" w:rsidP="00CA2056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5E2C6DA1" w14:textId="77777777" w:rsidR="006374A2" w:rsidRDefault="006374A2" w:rsidP="00FC4D60"/>
                  </w:txbxContent>
                </v:textbox>
                <w10:anchorlock/>
              </v:shape>
            </w:pict>
          </mc:Fallback>
        </mc:AlternateContent>
      </w:r>
    </w:p>
    <w:p w14:paraId="407D3F4B" w14:textId="77777777" w:rsidR="00D055AC" w:rsidRPr="00577610" w:rsidRDefault="00D055AC" w:rsidP="00D055AC">
      <w:pPr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نمودار ولتاژ بر حسب جریان- منحني بي</w:t>
      </w:r>
      <w:r w:rsidRPr="00577610">
        <w:rPr>
          <w:rFonts w:asciiTheme="majorBidi" w:hAnsiTheme="majorBidi" w:cs="B Nazanin"/>
          <w:rtl/>
        </w:rPr>
        <w:softHyphen/>
        <w:t>باري ترانسفورماتور- :</w:t>
      </w:r>
    </w:p>
    <w:p w14:paraId="1FF2051A" w14:textId="25A92185" w:rsidR="00D055AC" w:rsidRPr="00577610" w:rsidRDefault="006A2147" w:rsidP="00D055AC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1901A84" wp14:editId="096292DF">
                <wp:extent cx="5943600" cy="3306445"/>
                <wp:effectExtent l="9525" t="12065" r="9525" b="15240"/>
                <wp:docPr id="18508" name="Text Box 18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064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5AD0D" w14:textId="77777777" w:rsidR="006374A2" w:rsidRDefault="006374A2" w:rsidP="00D055AC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3047FDA9" wp14:editId="54DB0BBE">
                                  <wp:extent cx="5748020" cy="3031620"/>
                                  <wp:effectExtent l="0" t="0" r="5080" b="16510"/>
                                  <wp:docPr id="37" name="Chart 37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901A84" id="Text Box 18440" o:spid="_x0000_s1073" type="#_x0000_t202" style="width:468pt;height:2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" fillcolor="white [3201]" strokecolor="#ed7d31 [3205]" strokeweight="1pt">
                <v:textbox>
                  <w:txbxContent>
                    <w:p w14:paraId="07F5AD0D" w14:textId="77777777" w:rsidR="006374A2" w:rsidRDefault="006374A2" w:rsidP="00D055AC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3047FDA9" wp14:editId="54DB0BBE">
                            <wp:extent cx="5748020" cy="3031620"/>
                            <wp:effectExtent l="0" t="0" r="5080" b="16510"/>
                            <wp:docPr id="37" name="Chart 37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BA7CA8" w14:textId="77777777" w:rsidR="00D055AC" w:rsidRPr="00577610" w:rsidRDefault="00D055AC" w:rsidP="00D055AC">
      <w:pPr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هسته در چه ولتاژی به اشباع می</w:t>
      </w:r>
      <w:r w:rsidRPr="00577610">
        <w:rPr>
          <w:rFonts w:asciiTheme="majorBidi" w:hAnsiTheme="majorBidi" w:cs="B Nazanin"/>
          <w:rtl/>
        </w:rPr>
        <w:softHyphen/>
        <w:t>رود؟</w:t>
      </w:r>
    </w:p>
    <w:p w14:paraId="674CF413" w14:textId="71D24EE2" w:rsidR="0069642C" w:rsidRPr="00577610" w:rsidRDefault="006A2147" w:rsidP="00865896">
      <w:pPr>
        <w:jc w:val="both"/>
        <w:rPr>
          <w:rFonts w:asciiTheme="majorBidi" w:hAnsiTheme="majorBidi" w:cs="B Nazanin"/>
          <w:b/>
          <w:bCs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C7F5B41" wp14:editId="0AFB9D68">
                <wp:extent cx="5975985" cy="783590"/>
                <wp:effectExtent l="9525" t="8890" r="15240" b="7620"/>
                <wp:docPr id="18505" name="Text Box 18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985" cy="7835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671C5" w14:textId="77777777" w:rsidR="006374A2" w:rsidRDefault="006374A2" w:rsidP="00D055AC">
                            <w:pPr>
                              <w:rPr>
                                <w:rtl/>
                              </w:rPr>
                            </w:pPr>
                          </w:p>
                          <w:p w14:paraId="39C77BB1" w14:textId="77777777" w:rsidR="006374A2" w:rsidRDefault="006374A2" w:rsidP="00D055AC"/>
                          <w:p w14:paraId="34E10912" w14:textId="77777777" w:rsidR="006374A2" w:rsidRDefault="006374A2" w:rsidP="00D055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7F5B41" id="Text Box 18438" o:spid="_x0000_s1074" type="#_x0000_t202" style="width:470.55pt;height: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" fillcolor="white [3201]" strokecolor="#70ad47 [3209]" strokeweight="1pt">
                <v:textbox>
                  <w:txbxContent>
                    <w:p w14:paraId="4D8671C5" w14:textId="77777777" w:rsidR="006374A2" w:rsidRDefault="006374A2" w:rsidP="00D055AC">
                      <w:pPr>
                        <w:rPr>
                          <w:rtl/>
                        </w:rPr>
                      </w:pPr>
                    </w:p>
                    <w:p w14:paraId="39C77BB1" w14:textId="77777777" w:rsidR="006374A2" w:rsidRDefault="006374A2" w:rsidP="00D055AC"/>
                    <w:p w14:paraId="34E10912" w14:textId="77777777" w:rsidR="006374A2" w:rsidRDefault="006374A2" w:rsidP="00D055AC"/>
                  </w:txbxContent>
                </v:textbox>
                <w10:anchorlock/>
              </v:shape>
            </w:pict>
          </mc:Fallback>
        </mc:AlternateContent>
      </w:r>
    </w:p>
    <w:p w14:paraId="0E3C5BD7" w14:textId="77777777" w:rsidR="0069642C" w:rsidRPr="00577610" w:rsidRDefault="0069642C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3C9BFFE7" w14:textId="77777777" w:rsidR="00865896" w:rsidRPr="00577610" w:rsidRDefault="00865896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47B50E9E" w14:textId="77777777" w:rsidR="00865896" w:rsidRPr="00577610" w:rsidRDefault="00865896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07FEAB1A" w14:textId="77777777" w:rsidR="00FC4D60" w:rsidRPr="00577610" w:rsidRDefault="00FC4D60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3-4-2 مشاهده شکل جريان بي</w:t>
      </w:r>
      <w:r w:rsidRPr="00577610">
        <w:rPr>
          <w:rFonts w:asciiTheme="majorBidi" w:hAnsiTheme="majorBidi" w:cs="B Nazanin"/>
          <w:b/>
          <w:bCs/>
          <w:rtl/>
          <w:lang w:bidi="fa-IR"/>
        </w:rPr>
        <w:softHyphen/>
        <w:t xml:space="preserve">باري </w:t>
      </w:r>
    </w:p>
    <w:p w14:paraId="4FF6C6E8" w14:textId="77777777" w:rsidR="00FC4D60" w:rsidRPr="00577610" w:rsidRDefault="00FC4D60" w:rsidP="00FC4D60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شکل منحنی جريان بي</w:t>
      </w:r>
      <w:r w:rsidRPr="00577610">
        <w:rPr>
          <w:rFonts w:asciiTheme="majorBidi" w:hAnsiTheme="majorBidi" w:cs="B Nazanin"/>
          <w:rtl/>
          <w:lang w:bidi="fa-IR"/>
        </w:rPr>
        <w:softHyphen/>
        <w:t>باري ترانسفورماتور در حالت %50 ولتاژ نامی:</w:t>
      </w:r>
    </w:p>
    <w:p w14:paraId="4939908A" w14:textId="504FECA7" w:rsidR="00FC4D60" w:rsidRPr="00577610" w:rsidRDefault="006A2147" w:rsidP="00FC4D60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46F79CC7" wp14:editId="5EAA8F7F">
                <wp:extent cx="5960110" cy="1600200"/>
                <wp:effectExtent l="9525" t="15240" r="12065" b="13335"/>
                <wp:docPr id="1850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110" cy="1600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B8300" w14:textId="77777777" w:rsidR="006374A2" w:rsidRPr="00DD459B" w:rsidRDefault="006374A2" w:rsidP="00FC4D6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F79CC7" id="Text Box 120" o:spid="_x0000_s1075" type="#_x0000_t202" style="width:469.3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" fillcolor="white [3201]" strokecolor="#5b9bd5 [3204]" strokeweight="1pt">
                <v:textbox>
                  <w:txbxContent>
                    <w:p w14:paraId="1E4B8300" w14:textId="77777777" w:rsidR="006374A2" w:rsidRPr="00DD459B" w:rsidRDefault="006374A2" w:rsidP="00FC4D6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6AEB4E" w14:textId="77777777" w:rsidR="00FC4D60" w:rsidRPr="00577610" w:rsidRDefault="00FC4D60" w:rsidP="00FC4D60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شکل منحنی جريان بي</w:t>
      </w:r>
      <w:r w:rsidRPr="00577610">
        <w:rPr>
          <w:rFonts w:asciiTheme="majorBidi" w:hAnsiTheme="majorBidi" w:cs="B Nazanin"/>
          <w:rtl/>
          <w:lang w:bidi="fa-IR"/>
        </w:rPr>
        <w:softHyphen/>
        <w:t>باري ترانسفورماتور در حالت %100ولتاژ نامی:</w:t>
      </w:r>
    </w:p>
    <w:p w14:paraId="60D1DBC3" w14:textId="1EE4B1FF" w:rsidR="00FC4D60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A95D7AE" wp14:editId="73CD1D29">
                <wp:extent cx="5918200" cy="1608455"/>
                <wp:effectExtent l="9525" t="12065" r="6350" b="8255"/>
                <wp:docPr id="18502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16084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50234" w14:textId="77777777" w:rsidR="006374A2" w:rsidRPr="00DD459B" w:rsidRDefault="006374A2" w:rsidP="00FC4D6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95D7AE" id="Text Box 121" o:spid="_x0000_s1076" type="#_x0000_t202" style="width:466pt;height:1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" fillcolor="white [3201]" strokecolor="#5b9bd5 [3204]" strokeweight="1pt">
                <v:textbox>
                  <w:txbxContent>
                    <w:p w14:paraId="16C50234" w14:textId="77777777" w:rsidR="006374A2" w:rsidRPr="00DD459B" w:rsidRDefault="006374A2" w:rsidP="00FC4D6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E8AC2B" w14:textId="77777777" w:rsidR="00FC4D60" w:rsidRPr="00577610" w:rsidRDefault="00FC4D60" w:rsidP="00FC4D60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شکل منحنی جريان بي</w:t>
      </w:r>
      <w:r w:rsidRPr="00577610">
        <w:rPr>
          <w:rFonts w:asciiTheme="majorBidi" w:hAnsiTheme="majorBidi" w:cs="B Nazanin"/>
          <w:rtl/>
          <w:lang w:bidi="fa-IR"/>
        </w:rPr>
        <w:softHyphen/>
        <w:t>باري ترانسفورماتور در حالت %120 ولتاژ نامی:</w:t>
      </w:r>
    </w:p>
    <w:p w14:paraId="1221CFC8" w14:textId="1E619252" w:rsidR="00826EC8" w:rsidRPr="00577610" w:rsidRDefault="006A2147" w:rsidP="002A4ED5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446947C" wp14:editId="11204772">
                <wp:extent cx="5878830" cy="1844040"/>
                <wp:effectExtent l="9525" t="8890" r="7620" b="13970"/>
                <wp:docPr id="18501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830" cy="18440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DF640" w14:textId="77777777" w:rsidR="006374A2" w:rsidRPr="00DD459B" w:rsidRDefault="006374A2" w:rsidP="00FC4D6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46947C" id="Text Box 122" o:spid="_x0000_s1077" type="#_x0000_t202" style="width:462.9pt;height:1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" fillcolor="white [3201]" strokecolor="#5b9bd5 [3204]" strokeweight="1pt">
                <v:textbox>
                  <w:txbxContent>
                    <w:p w14:paraId="4E3DF640" w14:textId="77777777" w:rsidR="006374A2" w:rsidRPr="00DD459B" w:rsidRDefault="006374A2" w:rsidP="00FC4D6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2CDD56" w14:textId="77777777" w:rsidR="00290689" w:rsidRPr="00577610" w:rsidRDefault="00290689" w:rsidP="00865896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در مورد شکل موج جریان بی باری ترانسفورماتور و علت تفاوت بین سه شکل موج به دست آمده بحث کنید.</w:t>
      </w:r>
    </w:p>
    <w:p w14:paraId="7233F020" w14:textId="4B4BCA5F" w:rsidR="00290689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4456CFF" wp14:editId="67BCA67C">
                <wp:extent cx="5918200" cy="1346200"/>
                <wp:effectExtent l="9525" t="15240" r="6350" b="10160"/>
                <wp:docPr id="18500" name="Text Box 18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1346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AF470" w14:textId="77777777" w:rsidR="006374A2" w:rsidRDefault="006374A2" w:rsidP="00290689">
                            <w:pPr>
                              <w:rPr>
                                <w:rtl/>
                              </w:rPr>
                            </w:pPr>
                          </w:p>
                          <w:p w14:paraId="4E0066BF" w14:textId="77777777" w:rsidR="006374A2" w:rsidRDefault="006374A2" w:rsidP="00290689"/>
                          <w:p w14:paraId="0072832F" w14:textId="77777777" w:rsidR="006374A2" w:rsidRDefault="006374A2" w:rsidP="002906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456CFF" id="Text Box 18448" o:spid="_x0000_s1078" type="#_x0000_t202" style="width:466pt;height:1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" fillcolor="white [3201]" strokecolor="#70ad47 [3209]" strokeweight="1pt">
                <v:textbox>
                  <w:txbxContent>
                    <w:p w14:paraId="7E7AF470" w14:textId="77777777" w:rsidR="006374A2" w:rsidRDefault="006374A2" w:rsidP="00290689">
                      <w:pPr>
                        <w:rPr>
                          <w:rtl/>
                        </w:rPr>
                      </w:pPr>
                    </w:p>
                    <w:p w14:paraId="4E0066BF" w14:textId="77777777" w:rsidR="006374A2" w:rsidRDefault="006374A2" w:rsidP="00290689"/>
                    <w:p w14:paraId="0072832F" w14:textId="77777777" w:rsidR="006374A2" w:rsidRDefault="006374A2" w:rsidP="00290689"/>
                  </w:txbxContent>
                </v:textbox>
                <w10:anchorlock/>
              </v:shape>
            </w:pict>
          </mc:Fallback>
        </mc:AlternateContent>
      </w:r>
    </w:p>
    <w:p w14:paraId="4D8FEB31" w14:textId="77777777" w:rsidR="00927461" w:rsidRPr="00577610" w:rsidRDefault="00927461" w:rsidP="00927461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4-4-2 آزمايش اتصال کوتاه</w:t>
      </w:r>
    </w:p>
    <w:p w14:paraId="253EA27A" w14:textId="77777777" w:rsidR="00927461" w:rsidRPr="00577610" w:rsidRDefault="00927461" w:rsidP="00FC4D60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2:</w:t>
      </w:r>
    </w:p>
    <w:p w14:paraId="6EEBD678" w14:textId="325343DB" w:rsidR="00927461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00CDF00C" wp14:editId="6D96193E">
                <wp:extent cx="5918200" cy="1710055"/>
                <wp:effectExtent l="9525" t="15240" r="6350" b="8255"/>
                <wp:docPr id="18499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1710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23553" w14:textId="77777777" w:rsidR="006374A2" w:rsidRDefault="006374A2" w:rsidP="00927461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2"/>
                              <w:gridCol w:w="792"/>
                              <w:gridCol w:w="792"/>
                              <w:gridCol w:w="792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702"/>
                            </w:tblGrid>
                            <w:tr w:rsidR="006374A2" w:rsidRPr="004C0EBF" w14:paraId="3B470812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C4503F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476957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8A0F57D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F68FCE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F7B20C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763286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7D396B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105F5D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27540C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D00676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C9495E4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42A2C2BE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0D75E1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6FFC53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2FCFDA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458D8C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542C45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332903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B918AE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F494B7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FA1196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8190EA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A150BA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2E321160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915BE53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233650C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B8509C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F91C94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CCA4489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B435D3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81DBCE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DA6D4A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9F88AC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4B11B1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1F279A8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75E06879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D16691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58A895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484927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2B1BA9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D0E89A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783D5A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D684A1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AAF3A7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51F500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310F11" w14:textId="77777777" w:rsidR="006374A2" w:rsidRPr="004C0EBF" w:rsidRDefault="006374A2" w:rsidP="00FC4D6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A1BC1A3" w14:textId="77777777" w:rsidR="006374A2" w:rsidRPr="004C0EBF" w:rsidRDefault="006374A2" w:rsidP="00FC4D60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3D14D721" w14:textId="77777777" w:rsidR="006374A2" w:rsidRDefault="006374A2" w:rsidP="009274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CDF00C" id="Text Box 123" o:spid="_x0000_s1079" type="#_x0000_t202" style="width:466pt;height:1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" fillcolor="white [3201]" strokecolor="#ffc000 [3207]" strokeweight="1pt">
                <v:textbox>
                  <w:txbxContent>
                    <w:p w14:paraId="01023553" w14:textId="77777777" w:rsidR="006374A2" w:rsidRDefault="006374A2" w:rsidP="00927461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2"/>
                        <w:gridCol w:w="792"/>
                        <w:gridCol w:w="792"/>
                        <w:gridCol w:w="792"/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702"/>
                      </w:tblGrid>
                      <w:tr w:rsidR="006374A2" w:rsidRPr="004C0EBF" w14:paraId="3B470812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C4503F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476957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8A0F57D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F68FCE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AF7B20C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763286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7D396B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105F5D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27540C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D00676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C9495E4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42A2C2BE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0D75E1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6FFC53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2FCFDA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458D8C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542C45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332903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B918AE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1F494B7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FA1196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8190EA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7A150BA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2E321160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915BE53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233650C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B8509C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F91C94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CCA4489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B435D3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81DBCE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DA6D4A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9F88AC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4B11B1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1F279A8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75E06879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D16691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58A895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484927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2B1BA9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D0E89A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783D5A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D684A1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AAF3A7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51F500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310F11" w14:textId="77777777" w:rsidR="006374A2" w:rsidRPr="004C0EBF" w:rsidRDefault="006374A2" w:rsidP="00FC4D6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A1BC1A3" w14:textId="77777777" w:rsidR="006374A2" w:rsidRPr="004C0EBF" w:rsidRDefault="006374A2" w:rsidP="00FC4D60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3D14D721" w14:textId="77777777" w:rsidR="006374A2" w:rsidRDefault="006374A2" w:rsidP="00927461"/>
                  </w:txbxContent>
                </v:textbox>
                <w10:anchorlock/>
              </v:shape>
            </w:pict>
          </mc:Fallback>
        </mc:AlternateContent>
      </w:r>
    </w:p>
    <w:p w14:paraId="688FA39D" w14:textId="77777777" w:rsidR="00927461" w:rsidRPr="00577610" w:rsidRDefault="00927461" w:rsidP="00927461">
      <w:pPr>
        <w:ind w:left="43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5-4-2 </w:t>
      </w:r>
      <w:r w:rsidRPr="00577610">
        <w:rPr>
          <w:rFonts w:asciiTheme="majorBidi" w:hAnsiTheme="majorBidi" w:cs="B Nazanin"/>
          <w:rtl/>
          <w:lang w:bidi="fa-IR"/>
        </w:rPr>
        <w:t xml:space="preserve">آزمون </w:t>
      </w:r>
      <w:r w:rsidRPr="00577610">
        <w:rPr>
          <w:rFonts w:asciiTheme="majorBidi" w:hAnsiTheme="majorBidi" w:cs="B Nazanin"/>
          <w:b/>
          <w:bCs/>
          <w:lang w:bidi="fa-IR"/>
        </w:rPr>
        <w:t>DC</w:t>
      </w:r>
    </w:p>
    <w:p w14:paraId="6984BF22" w14:textId="77777777" w:rsidR="00927461" w:rsidRPr="00577610" w:rsidRDefault="00290689" w:rsidP="00927461">
      <w:pPr>
        <w:ind w:left="43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با تقسیم ولتاژ به جریان، </w:t>
      </w:r>
      <w:r w:rsidR="00927461" w:rsidRPr="00577610">
        <w:rPr>
          <w:rFonts w:asciiTheme="majorBidi" w:hAnsiTheme="majorBidi" w:cs="B Nazanin"/>
          <w:rtl/>
          <w:lang w:bidi="fa-IR"/>
        </w:rPr>
        <w:t>مقدار مقاومت را محاسبه کنید.</w:t>
      </w:r>
    </w:p>
    <w:p w14:paraId="24A57A48" w14:textId="2C0FCD2F" w:rsidR="00927461" w:rsidRPr="00577610" w:rsidRDefault="006A2147" w:rsidP="00927461">
      <w:pPr>
        <w:ind w:left="-47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2717350" wp14:editId="3B28ECC3">
                <wp:extent cx="5880100" cy="977900"/>
                <wp:effectExtent l="10795" t="8255" r="14605" b="13970"/>
                <wp:docPr id="18498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0" cy="977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D7BB5" w14:textId="77777777" w:rsidR="006374A2" w:rsidRPr="00DD459B" w:rsidRDefault="006374A2" w:rsidP="00927461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717350" id="Text Box 124" o:spid="_x0000_s1080" type="#_x0000_t202" style="width:463pt;height: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" fillcolor="white [3201]" strokecolor="#70ad47 [3209]" strokeweight="1pt">
                <v:textbox>
                  <w:txbxContent>
                    <w:p w14:paraId="53DD7BB5" w14:textId="77777777" w:rsidR="006374A2" w:rsidRPr="00DD459B" w:rsidRDefault="006374A2" w:rsidP="00927461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B50EA74" w14:textId="77777777" w:rsidR="00927461" w:rsidRPr="00577610" w:rsidRDefault="00927461" w:rsidP="00927461">
      <w:pPr>
        <w:ind w:left="43"/>
        <w:jc w:val="both"/>
        <w:rPr>
          <w:rFonts w:asciiTheme="majorBidi" w:hAnsiTheme="majorBidi" w:cs="B Nazanin"/>
          <w:b/>
          <w:bCs/>
          <w:rtl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6-4-2 آزمايش باباري</w:t>
      </w:r>
    </w:p>
    <w:p w14:paraId="6A3F5D39" w14:textId="77777777" w:rsidR="00FC4D60" w:rsidRPr="00577610" w:rsidRDefault="00927461" w:rsidP="00FC4D60">
      <w:pPr>
        <w:jc w:val="both"/>
        <w:rPr>
          <w:rFonts w:asciiTheme="majorBidi" w:hAnsiTheme="majorBidi" w:cs="B Nazanin"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مقدار </w:t>
      </w:r>
      <w:r w:rsidRPr="00577610">
        <w:rPr>
          <w:rFonts w:asciiTheme="majorBidi" w:hAnsiTheme="majorBidi" w:cs="B Nazanin"/>
          <w:lang w:bidi="fa-IR"/>
        </w:rPr>
        <w:t>V1:</w:t>
      </w:r>
    </w:p>
    <w:p w14:paraId="1BE841EE" w14:textId="02563DF1" w:rsidR="00865896" w:rsidRPr="00577610" w:rsidRDefault="006A2147" w:rsidP="00865896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B4A0BBA" wp14:editId="61AB43D5">
                <wp:extent cx="5871210" cy="876300"/>
                <wp:effectExtent l="9525" t="10160" r="15240" b="8890"/>
                <wp:docPr id="18497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8763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499A7" w14:textId="77777777" w:rsidR="006374A2" w:rsidRPr="00DD459B" w:rsidRDefault="006374A2" w:rsidP="00927461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4A0BBA" id="Text Box 125" o:spid="_x0000_s1081" type="#_x0000_t202" style="width:462.3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" fillcolor="white [3201]" strokecolor="#5b9bd5 [3204]" strokeweight="1pt">
                <v:textbox>
                  <w:txbxContent>
                    <w:p w14:paraId="09F499A7" w14:textId="77777777" w:rsidR="006374A2" w:rsidRPr="00DD459B" w:rsidRDefault="006374A2" w:rsidP="00927461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836025B" w14:textId="77777777" w:rsidR="00865896" w:rsidRPr="00577610" w:rsidRDefault="00865896" w:rsidP="00BB42C1">
      <w:pPr>
        <w:jc w:val="both"/>
        <w:rPr>
          <w:rFonts w:asciiTheme="majorBidi" w:hAnsiTheme="majorBidi" w:cs="B Nazanin"/>
          <w:rtl/>
          <w:lang w:bidi="fa-IR"/>
        </w:rPr>
      </w:pPr>
    </w:p>
    <w:p w14:paraId="0B052E0F" w14:textId="77777777" w:rsidR="00826EC8" w:rsidRPr="00577610" w:rsidRDefault="00826EC8" w:rsidP="00FC4D60">
      <w:pPr>
        <w:jc w:val="both"/>
        <w:rPr>
          <w:rFonts w:asciiTheme="majorBidi" w:hAnsiTheme="majorBidi" w:cs="B Nazanin"/>
          <w:rtl/>
          <w:lang w:bidi="fa-IR"/>
        </w:rPr>
      </w:pPr>
    </w:p>
    <w:p w14:paraId="60C4B67C" w14:textId="77777777" w:rsidR="00927461" w:rsidRPr="00577610" w:rsidRDefault="00927461" w:rsidP="00FC4D60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3:</w:t>
      </w:r>
    </w:p>
    <w:p w14:paraId="7599A65C" w14:textId="295C4AB4" w:rsidR="003629F0" w:rsidRPr="00577610" w:rsidRDefault="006A2147" w:rsidP="00BB42C1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5B86B2E" wp14:editId="37789E43">
                <wp:extent cx="5866765" cy="1972945"/>
                <wp:effectExtent l="9525" t="10160" r="10160" b="7620"/>
                <wp:docPr id="1849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6765" cy="1972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191AB" w14:textId="77777777" w:rsidR="006374A2" w:rsidRDefault="006374A2" w:rsidP="00927461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2"/>
                              <w:gridCol w:w="792"/>
                              <w:gridCol w:w="792"/>
                              <w:gridCol w:w="792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702"/>
                            </w:tblGrid>
                            <w:tr w:rsidR="006374A2" w:rsidRPr="004C0EBF" w14:paraId="16C7AEEA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7E0B3C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81ECE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69B67A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8A4362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47E802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9C73AA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0DF98F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2B8A4A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464FA39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E01F2C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1892E2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71E9A858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8DF894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85EC0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BC380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BE02DB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803E0F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BD9AF9F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9334F5C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0786C24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6D97452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50666D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A762803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73610EAA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EC2D1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8A54E0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E6CB79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18C058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97AC3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B66EF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CB70AA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AE046D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EC74D4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4AE1CD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8C547D1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374A2" w:rsidRPr="004C0EBF" w14:paraId="0F1CBD7F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7C859E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1EF3F6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81FE0F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FC4930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9071B6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66FA3C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9A7C3A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9CB241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6F6B1C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6D08FC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FFE7007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374A2" w:rsidRPr="004C0EBF" w14:paraId="35052D65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C9E7BD7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01C49E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E0AF40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AFF987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046A44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6D6B59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BC1B75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764773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9FC87D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CDB48B7" w14:textId="77777777" w:rsidR="006374A2" w:rsidRPr="004C0EBF" w:rsidRDefault="006374A2" w:rsidP="00927461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3815E23" w14:textId="77777777" w:rsidR="006374A2" w:rsidRPr="004C0EBF" w:rsidRDefault="006374A2" w:rsidP="00927461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22AB5CE0" w14:textId="77777777" w:rsidR="006374A2" w:rsidRDefault="006374A2" w:rsidP="009274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86B2E" id="Text Box 127" o:spid="_x0000_s1082" type="#_x0000_t202" style="width:461.95pt;height:15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" fillcolor="white [3201]" strokecolor="#ffc000 [3207]" strokeweight="1pt">
                <v:textbox>
                  <w:txbxContent>
                    <w:p w14:paraId="1E4191AB" w14:textId="77777777" w:rsidR="006374A2" w:rsidRDefault="006374A2" w:rsidP="00927461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2"/>
                        <w:gridCol w:w="792"/>
                        <w:gridCol w:w="792"/>
                        <w:gridCol w:w="792"/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702"/>
                      </w:tblGrid>
                      <w:tr w:rsidR="006374A2" w:rsidRPr="004C0EBF" w14:paraId="16C7AEEA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7E0B3C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81ECE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69B67A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8A4362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47E802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9C73AA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0DF98F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2B8A4A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464FA39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E01F2C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11892E2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71E9A858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8DF894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85EC0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BC380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BE02DB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803E0F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BD9AF9F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9334F5C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0786C24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6D97452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50666D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A762803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73610EAA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EC2D1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8A54E0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E6CB79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18C058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97AC3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B66EF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CB70AA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AE046D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BEC74D4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4AE1CD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8C547D1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2</w:t>
                            </w:r>
                          </w:p>
                        </w:tc>
                      </w:tr>
                      <w:tr w:rsidR="006374A2" w:rsidRPr="004C0EBF" w14:paraId="0F1CBD7F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7C859E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1EF3F6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81FE0F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FC4930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9071B6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66FA3C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9A7C3A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9CB241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6F6B1C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6D08FC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FFE7007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2</w:t>
                            </w:r>
                          </w:p>
                        </w:tc>
                      </w:tr>
                      <w:tr w:rsidR="006374A2" w:rsidRPr="004C0EBF" w14:paraId="35052D65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C9E7BD7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01C49E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E0AF40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AFF987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046A44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6D6B59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BC1B75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764773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9FC87D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CDB48B7" w14:textId="77777777" w:rsidR="006374A2" w:rsidRPr="004C0EBF" w:rsidRDefault="006374A2" w:rsidP="0092746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3815E23" w14:textId="77777777" w:rsidR="006374A2" w:rsidRPr="004C0EBF" w:rsidRDefault="006374A2" w:rsidP="00927461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22AB5CE0" w14:textId="77777777" w:rsidR="006374A2" w:rsidRDefault="006374A2" w:rsidP="00927461"/>
                  </w:txbxContent>
                </v:textbox>
                <w10:anchorlock/>
              </v:shape>
            </w:pict>
          </mc:Fallback>
        </mc:AlternateContent>
      </w:r>
    </w:p>
    <w:p w14:paraId="2290062B" w14:textId="77777777" w:rsidR="00927461" w:rsidRPr="00577610" w:rsidRDefault="00927461" w:rsidP="00927461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>7-4-2 جریان راه اندازی ترانسفورمر تک‌فاز</w:t>
      </w:r>
    </w:p>
    <w:p w14:paraId="0A496515" w14:textId="77777777" w:rsidR="00927461" w:rsidRPr="00577610" w:rsidRDefault="00D055AC" w:rsidP="00D055AC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شکل های جریان راه اندازی ترانسفورمر تک‌فاز را در حالت بی باری در چند آزمایش متفاوت:</w:t>
      </w:r>
    </w:p>
    <w:p w14:paraId="3CB798B7" w14:textId="4C42E820" w:rsidR="00D055AC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5DA8398" wp14:editId="331874BB">
                <wp:extent cx="5918200" cy="4699000"/>
                <wp:effectExtent l="9525" t="15240" r="6350" b="10160"/>
                <wp:docPr id="18495" name="Text Box 18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46990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CA5F1" w14:textId="77777777" w:rsidR="006374A2" w:rsidRPr="00DD459B" w:rsidRDefault="006374A2" w:rsidP="00D055A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DA8398" id="Text Box 18432" o:spid="_x0000_s1083" type="#_x0000_t202" style="width:466pt;height:3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" fillcolor="white [3201]" strokecolor="#5b9bd5 [3204]" strokeweight="1pt">
                <v:textbox>
                  <w:txbxContent>
                    <w:p w14:paraId="3BECA5F1" w14:textId="77777777" w:rsidR="006374A2" w:rsidRPr="00DD459B" w:rsidRDefault="006374A2" w:rsidP="00D055A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A6A8642" w14:textId="77777777" w:rsidR="00290689" w:rsidRPr="00577610" w:rsidRDefault="00290689" w:rsidP="00290689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 با بررسی جریان‌های هجومی ثبت شده، توضیح دهید که آیا این جریان‌ها</w:t>
      </w:r>
      <w:r w:rsidR="00826EC8" w:rsidRPr="00577610">
        <w:rPr>
          <w:rFonts w:asciiTheme="majorBidi" w:hAnsiTheme="majorBidi" w:cs="B Nazanin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>یکسان هستند؟ چرا؟ در چه شرایطی می</w:t>
      </w:r>
      <w:r w:rsidRPr="00577610">
        <w:rPr>
          <w:rFonts w:asciiTheme="majorBidi" w:hAnsiTheme="majorBidi" w:cs="B Nazanin"/>
          <w:rtl/>
          <w:lang w:bidi="fa-IR"/>
        </w:rPr>
        <w:softHyphen/>
        <w:t>توان انتظار داشت شکل جریان</w:t>
      </w:r>
      <w:r w:rsidRPr="00577610">
        <w:rPr>
          <w:rFonts w:asciiTheme="majorBidi" w:hAnsiTheme="majorBidi" w:cs="B Nazanin"/>
          <w:rtl/>
          <w:lang w:bidi="fa-IR"/>
        </w:rPr>
        <w:softHyphen/>
        <w:t>های هجومی یکسان باشند؟</w:t>
      </w:r>
    </w:p>
    <w:p w14:paraId="13AD93C1" w14:textId="27607D78" w:rsidR="00290689" w:rsidRPr="00577610" w:rsidRDefault="006A2147" w:rsidP="00290689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EBD4941" wp14:editId="53FCE16A">
                <wp:extent cx="6006465" cy="2580005"/>
                <wp:effectExtent l="9525" t="8890" r="13335" b="11430"/>
                <wp:docPr id="18494" name="Text Box 18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6465" cy="25800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CE5" w14:textId="77777777" w:rsidR="006374A2" w:rsidRDefault="006374A2" w:rsidP="00290689">
                            <w:pPr>
                              <w:rPr>
                                <w:rtl/>
                              </w:rPr>
                            </w:pPr>
                          </w:p>
                          <w:p w14:paraId="2A5FA0BF" w14:textId="77777777" w:rsidR="006374A2" w:rsidRDefault="006374A2" w:rsidP="00290689"/>
                          <w:p w14:paraId="31A67D2B" w14:textId="77777777" w:rsidR="006374A2" w:rsidRDefault="006374A2" w:rsidP="002906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BD4941" id="Text Box 18447" o:spid="_x0000_s1084" type="#_x0000_t202" style="width:472.95pt;height:20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" fillcolor="white [3201]" strokecolor="#70ad47 [3209]" strokeweight="1pt">
                <v:textbox>
                  <w:txbxContent>
                    <w:p w14:paraId="1C314CE5" w14:textId="77777777" w:rsidR="006374A2" w:rsidRDefault="006374A2" w:rsidP="00290689">
                      <w:pPr>
                        <w:rPr>
                          <w:rtl/>
                        </w:rPr>
                      </w:pPr>
                    </w:p>
                    <w:p w14:paraId="2A5FA0BF" w14:textId="77777777" w:rsidR="006374A2" w:rsidRDefault="006374A2" w:rsidP="00290689"/>
                    <w:p w14:paraId="31A67D2B" w14:textId="77777777" w:rsidR="006374A2" w:rsidRDefault="006374A2" w:rsidP="00290689"/>
                  </w:txbxContent>
                </v:textbox>
                <w10:anchorlock/>
              </v:shape>
            </w:pict>
          </mc:Fallback>
        </mc:AlternateContent>
      </w:r>
    </w:p>
    <w:p w14:paraId="050A1DAC" w14:textId="77777777" w:rsidR="00D055AC" w:rsidRPr="00577610" w:rsidRDefault="00D055AC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7020F8B1" w14:textId="77777777" w:rsidR="00D055AC" w:rsidRPr="00577610" w:rsidRDefault="00D055AC" w:rsidP="00D055AC">
      <w:pPr>
        <w:pStyle w:val="Heading1"/>
        <w:jc w:val="both"/>
        <w:rPr>
          <w:rFonts w:asciiTheme="majorBidi" w:hAnsiTheme="majorBidi" w:cs="B Nazanin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sz w:val="24"/>
          <w:szCs w:val="28"/>
          <w:u w:val="none"/>
          <w:rtl/>
        </w:rPr>
        <w:t xml:space="preserve">2-5 پرسش و محاسبه </w:t>
      </w:r>
    </w:p>
    <w:p w14:paraId="3BF19AC2" w14:textId="77777777" w:rsidR="001F1295" w:rsidRPr="00577610" w:rsidRDefault="001F1295" w:rsidP="001F1295">
      <w:pPr>
        <w:numPr>
          <w:ilvl w:val="0"/>
          <w:numId w:val="7"/>
        </w:numPr>
        <w:ind w:left="180" w:firstLine="0"/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</w:rPr>
        <w:t>با استفاده از نتايج آزمايش باباري، تنظیم ولتاژ را در بار نامی بدست آوريد.</w:t>
      </w:r>
    </w:p>
    <w:p w14:paraId="3ECAD314" w14:textId="614E8A15" w:rsidR="00D055AC" w:rsidRPr="00577610" w:rsidRDefault="006A2147" w:rsidP="00FC4D60">
      <w:pPr>
        <w:jc w:val="both"/>
        <w:rPr>
          <w:rFonts w:asciiTheme="majorBidi" w:hAnsiTheme="majorBidi" w:cs="B Nazanin"/>
          <w:b/>
          <w:bCs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6645F40B" wp14:editId="13C4005C">
                <wp:extent cx="5942330" cy="594360"/>
                <wp:effectExtent l="9525" t="15240" r="10795" b="9525"/>
                <wp:docPr id="18493" name="Text Box 18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5943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6C55B" w14:textId="77777777" w:rsidR="006374A2" w:rsidRDefault="006374A2" w:rsidP="00752187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65CE35D5" w14:textId="77777777" w:rsidR="006374A2" w:rsidRDefault="006374A2" w:rsidP="001F129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45F40B" id="Text Box 18442" o:spid="_x0000_s1085" type="#_x0000_t202" style="width:467.9pt;height: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" fillcolor="white [3201]" strokecolor="#70ad47 [3209]" strokeweight="1pt">
                <v:textbox>
                  <w:txbxContent>
                    <w:p w14:paraId="7306C55B" w14:textId="77777777" w:rsidR="006374A2" w:rsidRDefault="006374A2" w:rsidP="00752187">
                      <w:pPr>
                        <w:jc w:val="right"/>
                        <w:rPr>
                          <w:rtl/>
                        </w:rPr>
                      </w:pPr>
                    </w:p>
                    <w:p w14:paraId="65CE35D5" w14:textId="77777777" w:rsidR="006374A2" w:rsidRDefault="006374A2" w:rsidP="001F1295"/>
                  </w:txbxContent>
                </v:textbox>
                <w10:anchorlock/>
              </v:shape>
            </w:pict>
          </mc:Fallback>
        </mc:AlternateContent>
      </w:r>
    </w:p>
    <w:p w14:paraId="06106E80" w14:textId="77777777" w:rsidR="001F1295" w:rsidRPr="00577610" w:rsidRDefault="001F1295" w:rsidP="001F1295">
      <w:pPr>
        <w:ind w:left="288"/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  <w:lang w:bidi="fa-IR"/>
        </w:rPr>
        <w:t>2)   با استفاده از نتايج آزمايش</w:t>
      </w:r>
      <w:r w:rsidRPr="00577610">
        <w:rPr>
          <w:rFonts w:asciiTheme="majorBidi" w:hAnsiTheme="majorBidi" w:cs="B Nazanin"/>
          <w:rtl/>
          <w:lang w:bidi="fa-IR"/>
        </w:rPr>
        <w:softHyphen/>
        <w:t>های بی باری و باباری، تلفات آهنی و مسی را محاسبه کنيد.</w:t>
      </w:r>
      <w:r w:rsidRPr="00577610">
        <w:rPr>
          <w:rFonts w:asciiTheme="majorBidi" w:hAnsiTheme="majorBidi" w:cs="B Nazanin"/>
          <w:rtl/>
        </w:rPr>
        <w:t xml:space="preserve"> بازده ايده</w:t>
      </w:r>
      <w:r w:rsidRPr="00577610">
        <w:rPr>
          <w:rFonts w:asciiTheme="majorBidi" w:hAnsiTheme="majorBidi" w:cs="B Nazanin"/>
          <w:rtl/>
        </w:rPr>
        <w:softHyphen/>
        <w:t>آل در چه درصدی از بار نامی رخ می</w:t>
      </w:r>
      <w:r w:rsidRPr="00577610">
        <w:rPr>
          <w:rFonts w:asciiTheme="majorBidi" w:hAnsiTheme="majorBidi" w:cs="B Nazanin"/>
          <w:rtl/>
        </w:rPr>
        <w:softHyphen/>
        <w:t>دهد؟</w:t>
      </w:r>
    </w:p>
    <w:p w14:paraId="3F6BDBDF" w14:textId="15627271" w:rsidR="001F1295" w:rsidRPr="00577610" w:rsidRDefault="006A2147" w:rsidP="001F1295">
      <w:pPr>
        <w:jc w:val="both"/>
        <w:rPr>
          <w:rFonts w:asciiTheme="majorBidi" w:hAnsiTheme="majorBidi" w:cs="B Nazanin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594EC52" wp14:editId="5647A3C4">
                <wp:extent cx="6021070" cy="2095500"/>
                <wp:effectExtent l="9525" t="8890" r="8255" b="10160"/>
                <wp:docPr id="18492" name="Text Box 18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2095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4BC2F" w14:textId="77777777" w:rsidR="006374A2" w:rsidRDefault="006374A2" w:rsidP="001F1295">
                            <w:pPr>
                              <w:rPr>
                                <w:rtl/>
                              </w:rPr>
                            </w:pPr>
                          </w:p>
                          <w:p w14:paraId="68842D2A" w14:textId="77777777" w:rsidR="006374A2" w:rsidRDefault="006374A2" w:rsidP="001F1295"/>
                          <w:p w14:paraId="31C59926" w14:textId="77777777" w:rsidR="006374A2" w:rsidRDefault="006374A2" w:rsidP="001F129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94EC52" id="Text Box 18443" o:spid="_x0000_s1086" type="#_x0000_t202" style="width:474.1pt;height:1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" fillcolor="white [3201]" strokecolor="#70ad47 [3209]" strokeweight="1pt">
                <v:textbox>
                  <w:txbxContent>
                    <w:p w14:paraId="5A14BC2F" w14:textId="77777777" w:rsidR="006374A2" w:rsidRDefault="006374A2" w:rsidP="001F1295">
                      <w:pPr>
                        <w:rPr>
                          <w:rtl/>
                        </w:rPr>
                      </w:pPr>
                    </w:p>
                    <w:p w14:paraId="68842D2A" w14:textId="77777777" w:rsidR="006374A2" w:rsidRDefault="006374A2" w:rsidP="001F1295"/>
                    <w:p w14:paraId="31C59926" w14:textId="77777777" w:rsidR="006374A2" w:rsidRDefault="006374A2" w:rsidP="001F1295"/>
                  </w:txbxContent>
                </v:textbox>
                <w10:anchorlock/>
              </v:shape>
            </w:pict>
          </mc:Fallback>
        </mc:AlternateContent>
      </w:r>
    </w:p>
    <w:p w14:paraId="27DEDCC5" w14:textId="77777777" w:rsidR="00752187" w:rsidRPr="00577610" w:rsidRDefault="00752187" w:rsidP="00752187">
      <w:pPr>
        <w:ind w:left="450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3)   با استفاده از نتايج دو آزمايش بي</w:t>
      </w:r>
      <w:r w:rsidRPr="00577610">
        <w:rPr>
          <w:rFonts w:asciiTheme="majorBidi" w:hAnsiTheme="majorBidi" w:cs="B Nazanin"/>
          <w:rtl/>
          <w:lang w:bidi="fa-IR"/>
        </w:rPr>
        <w:softHyphen/>
        <w:t>باري و اتصال کوتاه، پارامترهاي مدار معادل را در سمت فشار قوی محاسبه کنيد.</w:t>
      </w:r>
    </w:p>
    <w:p w14:paraId="2BC8347B" w14:textId="5A9E912A" w:rsidR="00FF629E" w:rsidRPr="00577610" w:rsidRDefault="006A2147" w:rsidP="00F40F3E">
      <w:pPr>
        <w:jc w:val="both"/>
        <w:rPr>
          <w:rFonts w:asciiTheme="majorBidi" w:hAnsiTheme="majorBidi"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27D44E2" wp14:editId="7C1C0952">
                <wp:extent cx="6033770" cy="3429000"/>
                <wp:effectExtent l="9525" t="12065" r="14605" b="6985"/>
                <wp:docPr id="18491" name="Text Box 18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770" cy="34290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F5608" w14:textId="77777777" w:rsidR="006374A2" w:rsidRDefault="006374A2" w:rsidP="008C5374">
                            <w:pPr>
                              <w:rPr>
                                <w:rtl/>
                              </w:rPr>
                            </w:pPr>
                          </w:p>
                          <w:p w14:paraId="5AC45349" w14:textId="77777777" w:rsidR="006374A2" w:rsidRDefault="006374A2" w:rsidP="008C5374"/>
                          <w:p w14:paraId="38BC0451" w14:textId="77777777" w:rsidR="006374A2" w:rsidRDefault="006374A2" w:rsidP="008C53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7D44E2" id="Text Box 18445" o:spid="_x0000_s1087" type="#_x0000_t202" style="width:475.1pt;height:2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" fillcolor="white [3201]" strokecolor="#70ad47 [3209]" strokeweight="1pt">
                <v:textbox>
                  <w:txbxContent>
                    <w:p w14:paraId="4AEF5608" w14:textId="77777777" w:rsidR="006374A2" w:rsidRDefault="006374A2" w:rsidP="008C5374">
                      <w:pPr>
                        <w:rPr>
                          <w:rtl/>
                        </w:rPr>
                      </w:pPr>
                    </w:p>
                    <w:p w14:paraId="5AC45349" w14:textId="77777777" w:rsidR="006374A2" w:rsidRDefault="006374A2" w:rsidP="008C5374"/>
                    <w:p w14:paraId="38BC0451" w14:textId="77777777" w:rsidR="006374A2" w:rsidRDefault="006374A2" w:rsidP="008C5374"/>
                  </w:txbxContent>
                </v:textbox>
                <w10:anchorlock/>
              </v:shape>
            </w:pict>
          </mc:Fallback>
        </mc:AlternateContent>
      </w:r>
    </w:p>
    <w:p w14:paraId="3A920E07" w14:textId="77777777" w:rsidR="00865896" w:rsidRPr="00577610" w:rsidRDefault="008C5374" w:rsidP="00865896">
      <w:pPr>
        <w:ind w:left="288"/>
        <w:jc w:val="both"/>
        <w:rPr>
          <w:rFonts w:asciiTheme="majorBidi" w:hAnsiTheme="majorBidi" w:cs="B Nazanin"/>
          <w:rtl/>
        </w:rPr>
      </w:pPr>
      <w:r w:rsidRPr="00577610">
        <w:rPr>
          <w:rFonts w:asciiTheme="majorBidi" w:hAnsiTheme="majorBidi" w:cs="B Nazanin"/>
          <w:rtl/>
          <w:lang w:bidi="fa-IR"/>
        </w:rPr>
        <w:t>4)     با استفاده از آزمايش باباري، بازده ترانسفورماتور را در هر نقطه کار محاسبه و تغييرات آن را بر حسب جريان بار</w:t>
      </w:r>
      <w:r w:rsidR="00FF629E" w:rsidRPr="00577610">
        <w:rPr>
          <w:rFonts w:asciiTheme="majorBidi" w:hAnsiTheme="majorBidi" w:cs="B Nazanin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rtl/>
          <w:lang w:bidi="fa-IR"/>
        </w:rPr>
        <w:t xml:space="preserve">رسم </w:t>
      </w:r>
      <w:r w:rsidR="00FF629E" w:rsidRPr="00577610">
        <w:rPr>
          <w:rFonts w:asciiTheme="majorBidi" w:hAnsiTheme="majorBidi" w:cs="B Nazanin"/>
          <w:rtl/>
          <w:lang w:bidi="fa-IR"/>
        </w:rPr>
        <w:t xml:space="preserve">کنید. </w:t>
      </w:r>
      <w:r w:rsidRPr="00577610">
        <w:rPr>
          <w:rFonts w:asciiTheme="majorBidi" w:hAnsiTheme="majorBidi" w:cs="B Nazanin"/>
          <w:rtl/>
          <w:lang w:bidi="fa-IR"/>
        </w:rPr>
        <w:t>در مورد آن بحث نماييد.</w:t>
      </w:r>
      <w:r w:rsidRPr="00577610">
        <w:rPr>
          <w:rFonts w:asciiTheme="majorBidi" w:hAnsiTheme="majorBidi" w:cs="B Nazanin"/>
          <w:rtl/>
        </w:rPr>
        <w:t xml:space="preserve"> آيا بهترين بازد</w:t>
      </w:r>
      <w:r w:rsidR="00865896" w:rsidRPr="00577610">
        <w:rPr>
          <w:rFonts w:asciiTheme="majorBidi" w:hAnsiTheme="majorBidi" w:cs="B Nazanin"/>
          <w:rtl/>
        </w:rPr>
        <w:t>ه با نتيجه پرسش 2 همخوانی دارد؟</w:t>
      </w:r>
      <w:r w:rsidR="00865896" w:rsidRPr="00577610">
        <w:rPr>
          <w:rFonts w:asciiTheme="majorBidi" w:hAnsiTheme="majorBidi" w:cs="B Nazanin" w:hint="cs"/>
          <w:rtl/>
        </w:rPr>
        <w:t xml:space="preserve"> </w:t>
      </w:r>
    </w:p>
    <w:p w14:paraId="1030F6FE" w14:textId="77777777" w:rsidR="00F40F3E" w:rsidRPr="00577610" w:rsidRDefault="00F40F3E" w:rsidP="00865896">
      <w:pPr>
        <w:ind w:left="288"/>
        <w:jc w:val="both"/>
        <w:rPr>
          <w:rFonts w:asciiTheme="majorBidi" w:hAnsiTheme="majorBidi" w:cs="B Nazanin"/>
        </w:rPr>
      </w:pPr>
      <w:r w:rsidRPr="00577610">
        <w:rPr>
          <w:rFonts w:asciiTheme="majorBidi" w:hAnsiTheme="majorBidi" w:cs="B Nazanin"/>
          <w:rtl/>
        </w:rPr>
        <w:t xml:space="preserve">(به عنوان یک راه پیشنهادی می توانید با </w:t>
      </w:r>
      <w:r w:rsidR="005926E7" w:rsidRPr="00577610">
        <w:rPr>
          <w:rFonts w:asciiTheme="majorBidi" w:hAnsiTheme="majorBidi" w:cs="B Nazanin"/>
          <w:rtl/>
        </w:rPr>
        <w:t xml:space="preserve">محاسبه </w:t>
      </w:r>
      <m:oMath>
        <m:r>
          <m:rPr>
            <m:sty m:val="p"/>
          </m:rPr>
          <w:rPr>
            <w:rFonts w:ascii="Cambria Math" w:hAnsi="Cambria Math" w:cs="B Nazanin"/>
            <w:lang w:bidi="fa-IR"/>
          </w:rPr>
          <m:t>η</m:t>
        </m:r>
        <m:r>
          <m:rPr>
            <m:sty m:val="b"/>
          </m:rPr>
          <w:rPr>
            <w:rFonts w:ascii="Cambria Math" w:hAnsi="Cambria Math" w:cs="B Nazanin"/>
            <w:lang w:bidi="fa-IR"/>
          </w:rPr>
          <m:t>=</m:t>
        </m:r>
        <m:r>
          <m:rPr>
            <m:sty m:val="p"/>
          </m:rPr>
          <w:rPr>
            <w:rFonts w:ascii="Cambria Math" w:hAnsi="Cambria Math" w:cs="B Nazanin"/>
          </w:rPr>
          <m:t>100×</m:t>
        </m:r>
        <m:f>
          <m:fPr>
            <m:ctrlPr>
              <w:rPr>
                <w:rFonts w:ascii="Cambria Math" w:hAnsi="Cambria Math" w:cs="B Nazanin"/>
              </w:rPr>
            </m:ctrlPr>
          </m:fPr>
          <m:num>
            <m:r>
              <w:rPr>
                <w:rFonts w:ascii="Cambria Math" w:hAnsi="Cambria Math" w:cs="B Nazanin"/>
              </w:rPr>
              <m:t>P2</m:t>
            </m:r>
          </m:num>
          <m:den>
            <m:r>
              <w:rPr>
                <w:rFonts w:ascii="Cambria Math" w:hAnsi="Cambria Math" w:cs="B Nazanin"/>
              </w:rPr>
              <m:t>P1</m:t>
            </m:r>
          </m:den>
        </m:f>
      </m:oMath>
      <w:r w:rsidRPr="00577610">
        <w:rPr>
          <w:rFonts w:asciiTheme="majorBidi" w:eastAsiaTheme="minorEastAsia" w:hAnsiTheme="majorBidi" w:cs="B Nazanin"/>
          <w:rtl/>
        </w:rPr>
        <w:t xml:space="preserve"> </w:t>
      </w:r>
      <w:r w:rsidR="005926E7" w:rsidRPr="00577610">
        <w:rPr>
          <w:rFonts w:asciiTheme="majorBidi" w:eastAsiaTheme="minorEastAsia" w:hAnsiTheme="majorBidi" w:cs="B Nazanin"/>
          <w:rtl/>
        </w:rPr>
        <w:t>برای</w:t>
      </w:r>
      <w:r w:rsidRPr="00577610">
        <w:rPr>
          <w:rFonts w:asciiTheme="majorBidi" w:eastAsiaTheme="minorEastAsia" w:hAnsiTheme="majorBidi" w:cs="B Nazanin"/>
          <w:rtl/>
        </w:rPr>
        <w:t xml:space="preserve"> جدول 3 </w:t>
      </w:r>
      <w:r w:rsidR="00F50B1B" w:rsidRPr="00577610">
        <w:rPr>
          <w:rFonts w:asciiTheme="majorBidi" w:eastAsiaTheme="minorEastAsia" w:hAnsiTheme="majorBidi" w:cs="B Nazanin"/>
          <w:rtl/>
        </w:rPr>
        <w:t xml:space="preserve">، </w:t>
      </w:r>
      <w:r w:rsidRPr="00577610">
        <w:rPr>
          <w:rFonts w:asciiTheme="majorBidi" w:eastAsiaTheme="minorEastAsia" w:hAnsiTheme="majorBidi" w:cs="B Nazanin"/>
          <w:rtl/>
        </w:rPr>
        <w:t>بازده را محاسبه و نمودار آن را بر حسب جریان ترسیم نمایید. اگر از روش دیگری استفاده می کنید ، آن را توضیح دهید.)</w:t>
      </w:r>
    </w:p>
    <w:p w14:paraId="41801696" w14:textId="30420D37" w:rsidR="006B6BF7" w:rsidRPr="00577610" w:rsidRDefault="006A2147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  <w:sectPr w:rsidR="006B6BF7" w:rsidRPr="00577610" w:rsidSect="00885181">
          <w:headerReference w:type="default" r:id="rId25"/>
          <w:type w:val="continuous"/>
          <w:pgSz w:w="12240" w:h="15840"/>
          <w:pgMar w:top="990" w:right="1440" w:bottom="270" w:left="1440" w:header="720" w:footer="720" w:gutter="0"/>
          <w:pgNumType w:start="0"/>
          <w:cols w:space="720"/>
          <w:titlePg/>
          <w:docGrid w:linePitch="360"/>
        </w:sect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33BCC6ED" wp14:editId="0388C033">
                <wp:extent cx="5943600" cy="4171950"/>
                <wp:effectExtent l="9525" t="15240" r="9525" b="13335"/>
                <wp:docPr id="18490" name="Text Box 18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719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0A071" w14:textId="77777777" w:rsidR="006374A2" w:rsidRDefault="006374A2" w:rsidP="00865896">
                            <w:pPr>
                              <w:rPr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2"/>
                              <w:gridCol w:w="792"/>
                              <w:gridCol w:w="792"/>
                              <w:gridCol w:w="792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40"/>
                              <w:gridCol w:w="702"/>
                            </w:tblGrid>
                            <w:tr w:rsidR="006374A2" w:rsidRPr="004C0EBF" w14:paraId="2DC9D4E9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A815B2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55373E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34F660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DCAB33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CA093B4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4F2181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C525C9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475447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7913D6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FAF619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BBFF294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b/>
                                      <w:bCs/>
                                      <w:lang w:bidi="fa-IR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6374A2" w:rsidRPr="004C0EBF" w14:paraId="6D399C67" w14:textId="77777777" w:rsidTr="00694659">
                              <w:trPr>
                                <w:jc w:val="center"/>
                              </w:trPr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F9AA83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0F4273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750DF7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0A5B4EA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1A5C55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55153A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1C1E93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ECDB255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3F6B46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035B21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CC071C" w14:textId="77777777" w:rsidR="006374A2" w:rsidRPr="004C0EBF" w:rsidRDefault="006374A2" w:rsidP="00F50B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bidi="fa-IR"/>
                                    </w:rPr>
                                    <w:t>η</w:t>
                                  </w:r>
                                </w:p>
                              </w:tc>
                            </w:tr>
                          </w:tbl>
                          <w:p w14:paraId="56321673" w14:textId="77777777" w:rsidR="006374A2" w:rsidRDefault="006374A2" w:rsidP="00865896">
                            <w:pPr>
                              <w:rPr>
                                <w:rtl/>
                              </w:rPr>
                            </w:pPr>
                          </w:p>
                          <w:p w14:paraId="5A941D81" w14:textId="77777777" w:rsidR="006374A2" w:rsidRDefault="006374A2" w:rsidP="00865896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725E5F92" wp14:editId="2985654B">
                                  <wp:extent cx="5748020" cy="3031620"/>
                                  <wp:effectExtent l="0" t="0" r="5080" b="16510"/>
                                  <wp:docPr id="38" name="Chart 3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BCC6ED" id="Text Box 18446" o:spid="_x0000_s1088" type="#_x0000_t202" style="width:468pt;height:3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" fillcolor="white [3201]" strokecolor="#70ad47 [3209]" strokeweight="1pt">
                <v:textbox>
                  <w:txbxContent>
                    <w:p w14:paraId="7DD0A071" w14:textId="77777777" w:rsidR="006374A2" w:rsidRDefault="006374A2" w:rsidP="00865896">
                      <w:pPr>
                        <w:rPr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2"/>
                        <w:gridCol w:w="792"/>
                        <w:gridCol w:w="792"/>
                        <w:gridCol w:w="792"/>
                        <w:gridCol w:w="793"/>
                        <w:gridCol w:w="793"/>
                        <w:gridCol w:w="793"/>
                        <w:gridCol w:w="793"/>
                        <w:gridCol w:w="793"/>
                        <w:gridCol w:w="740"/>
                        <w:gridCol w:w="702"/>
                      </w:tblGrid>
                      <w:tr w:rsidR="006374A2" w:rsidRPr="004C0EBF" w14:paraId="2DC9D4E9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A815B2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55373E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34F660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DCAB33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CA093B4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4F2181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C525C9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475447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7913D6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FAF619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BBFF294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I</w:t>
                            </w:r>
                          </w:p>
                        </w:tc>
                      </w:tr>
                      <w:tr w:rsidR="006374A2" w:rsidRPr="004C0EBF" w14:paraId="6D399C67" w14:textId="77777777" w:rsidTr="00694659">
                        <w:trPr>
                          <w:jc w:val="center"/>
                        </w:trPr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F9AA83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0F4273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750DF7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0A5B4EA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1A5C55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55153A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1C1E93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ECDB255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3F6B46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035B21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BCC071C" w14:textId="77777777" w:rsidR="006374A2" w:rsidRPr="004C0EBF" w:rsidRDefault="006374A2" w:rsidP="00F50B1B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vertAlign w:val="subscript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fa-IR"/>
                              </w:rPr>
                              <w:t>η</w:t>
                            </w:r>
                          </w:p>
                        </w:tc>
                      </w:tr>
                    </w:tbl>
                    <w:p w14:paraId="56321673" w14:textId="77777777" w:rsidR="006374A2" w:rsidRDefault="006374A2" w:rsidP="00865896">
                      <w:pPr>
                        <w:rPr>
                          <w:rtl/>
                        </w:rPr>
                      </w:pPr>
                    </w:p>
                    <w:p w14:paraId="5A941D81" w14:textId="77777777" w:rsidR="006374A2" w:rsidRDefault="006374A2" w:rsidP="00865896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725E5F92" wp14:editId="2985654B">
                            <wp:extent cx="5748020" cy="3031620"/>
                            <wp:effectExtent l="0" t="0" r="5080" b="16510"/>
                            <wp:docPr id="38" name="Chart 3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EF47B0" w14:textId="77777777" w:rsidR="001F1295" w:rsidRPr="00577610" w:rsidRDefault="001F1295" w:rsidP="00FC4D60">
      <w:pPr>
        <w:jc w:val="both"/>
        <w:rPr>
          <w:rFonts w:asciiTheme="majorBidi" w:hAnsiTheme="majorBidi" w:cs="B Nazanin"/>
          <w:b/>
          <w:bCs/>
          <w:rtl/>
          <w:lang w:bidi="fa-IR"/>
        </w:rPr>
      </w:pPr>
    </w:p>
    <w:p w14:paraId="1B9E2AEB" w14:textId="77777777" w:rsidR="002430F0" w:rsidRPr="00577610" w:rsidRDefault="002430F0" w:rsidP="00290689">
      <w:pPr>
        <w:jc w:val="both"/>
        <w:rPr>
          <w:rFonts w:asciiTheme="majorBidi" w:hAnsiTheme="majorBidi" w:cs="B Nazanin"/>
          <w:rtl/>
          <w:lang w:bidi="fa-IR"/>
        </w:rPr>
        <w:sectPr w:rsidR="002430F0" w:rsidRPr="00577610" w:rsidSect="00885181"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</w:p>
    <w:p w14:paraId="1DE13624" w14:textId="77777777" w:rsidR="002430F0" w:rsidRPr="00577610" w:rsidRDefault="002430F0">
      <w:pPr>
        <w:bidi w:val="0"/>
        <w:spacing w:after="160" w:line="259" w:lineRule="auto"/>
        <w:rPr>
          <w:rFonts w:asciiTheme="majorBidi" w:hAnsiTheme="majorBidi" w:cs="B Nazanin"/>
          <w:rtl/>
          <w:lang w:bidi="fa-IR"/>
        </w:rPr>
      </w:pPr>
    </w:p>
    <w:p w14:paraId="63E6C277" w14:textId="77777777" w:rsidR="002430F0" w:rsidRPr="00577610" w:rsidRDefault="002430F0" w:rsidP="002430F0">
      <w:pPr>
        <w:rPr>
          <w:rFonts w:asciiTheme="majorBidi" w:hAnsiTheme="majorBidi" w:cs="B Nazanin"/>
          <w:rtl/>
        </w:rPr>
      </w:pPr>
    </w:p>
    <w:p w14:paraId="26BF42B2" w14:textId="77777777" w:rsidR="002430F0" w:rsidRPr="00577610" w:rsidRDefault="002430F0" w:rsidP="002430F0">
      <w:pPr>
        <w:rPr>
          <w:rFonts w:asciiTheme="majorBidi" w:hAnsiTheme="majorBidi" w:cs="B Nazanin"/>
          <w:rtl/>
        </w:rPr>
      </w:pPr>
    </w:p>
    <w:p w14:paraId="126E7CFC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33BD8C9D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09C83E4D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620ACC97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535794AC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61EF5FD3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373C1D96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1847C79B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14C13D0F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54502152" w14:textId="77777777" w:rsidR="00865896" w:rsidRPr="00577610" w:rsidRDefault="00865896" w:rsidP="002430F0">
      <w:pPr>
        <w:rPr>
          <w:rFonts w:asciiTheme="majorBidi" w:hAnsiTheme="majorBidi" w:cs="B Nazanin"/>
          <w:rtl/>
        </w:rPr>
      </w:pPr>
    </w:p>
    <w:p w14:paraId="211B1B76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27F93B16" w14:textId="77777777" w:rsidR="0089455A" w:rsidRPr="00577610" w:rsidRDefault="0089455A" w:rsidP="002430F0">
      <w:pPr>
        <w:rPr>
          <w:rFonts w:asciiTheme="majorBidi" w:hAnsiTheme="majorBidi" w:cs="B Nazanin"/>
          <w:rtl/>
          <w:lang w:bidi="fa-IR"/>
        </w:rPr>
      </w:pPr>
    </w:p>
    <w:p w14:paraId="1F5C7DD5" w14:textId="77777777" w:rsidR="002430F0" w:rsidRPr="00577610" w:rsidRDefault="0089455A" w:rsidP="002430F0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noProof/>
          <w:rtl/>
        </w:rPr>
        <w:lastRenderedPageBreak/>
        <w:drawing>
          <wp:anchor distT="0" distB="0" distL="114300" distR="114300" simplePos="0" relativeHeight="251663360" behindDoc="1" locked="0" layoutInCell="1" allowOverlap="1" wp14:anchorId="5E1EC894" wp14:editId="5E01B60C">
            <wp:simplePos x="0" y="0"/>
            <wp:positionH relativeFrom="margin">
              <wp:align>center</wp:align>
            </wp:positionH>
            <wp:positionV relativeFrom="paragraph">
              <wp:posOffset>-429669</wp:posOffset>
            </wp:positionV>
            <wp:extent cx="3520440" cy="5002485"/>
            <wp:effectExtent l="2222" t="0" r="6033" b="6032"/>
            <wp:wrapNone/>
            <wp:docPr id="47" name="Picture 47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0440" cy="50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5408C1" w14:textId="77777777" w:rsidR="002430F0" w:rsidRPr="00577610" w:rsidRDefault="002430F0" w:rsidP="002430F0">
      <w:pPr>
        <w:jc w:val="center"/>
        <w:rPr>
          <w:rFonts w:asciiTheme="majorBidi" w:hAnsiTheme="majorBidi" w:cs="B Nazanin"/>
          <w:rtl/>
          <w:lang w:bidi="fa-IR"/>
        </w:rPr>
      </w:pPr>
    </w:p>
    <w:p w14:paraId="44E0ACAE" w14:textId="77777777" w:rsidR="0089455A" w:rsidRPr="00577610" w:rsidRDefault="0089455A" w:rsidP="002430F0">
      <w:pPr>
        <w:jc w:val="center"/>
        <w:rPr>
          <w:rFonts w:asciiTheme="majorBidi" w:hAnsiTheme="majorBidi" w:cs="B Nazanin"/>
          <w:b/>
          <w:bCs/>
          <w:rtl/>
        </w:rPr>
      </w:pPr>
    </w:p>
    <w:p w14:paraId="7A4D5D82" w14:textId="77777777" w:rsidR="0089455A" w:rsidRPr="00577610" w:rsidRDefault="0089455A" w:rsidP="002430F0">
      <w:pPr>
        <w:jc w:val="center"/>
        <w:rPr>
          <w:rFonts w:asciiTheme="majorBidi" w:hAnsiTheme="majorBidi" w:cs="B Nazanin"/>
          <w:b/>
          <w:bCs/>
          <w:rtl/>
        </w:rPr>
      </w:pPr>
    </w:p>
    <w:p w14:paraId="05093D51" w14:textId="77777777" w:rsidR="0089455A" w:rsidRPr="00577610" w:rsidRDefault="0089455A" w:rsidP="002430F0">
      <w:pPr>
        <w:jc w:val="center"/>
        <w:rPr>
          <w:rFonts w:asciiTheme="majorBidi" w:hAnsiTheme="majorBidi" w:cs="B Nazanin"/>
          <w:b/>
          <w:bCs/>
          <w:rtl/>
        </w:rPr>
      </w:pPr>
    </w:p>
    <w:p w14:paraId="4E81EDEB" w14:textId="77777777" w:rsidR="002430F0" w:rsidRPr="00577610" w:rsidRDefault="002430F0" w:rsidP="002430F0">
      <w:pPr>
        <w:jc w:val="center"/>
        <w:rPr>
          <w:rFonts w:asciiTheme="majorBidi" w:hAnsiTheme="majorBidi" w:cs="B Nazanin"/>
          <w:b/>
          <w:bCs/>
          <w:rtl/>
        </w:rPr>
      </w:pPr>
      <w:r w:rsidRPr="00577610">
        <w:rPr>
          <w:rFonts w:asciiTheme="majorBidi" w:hAnsiTheme="majorBidi" w:cs="B Nazanin"/>
          <w:b/>
          <w:bCs/>
          <w:rtl/>
        </w:rPr>
        <w:t>آزمایش3:</w:t>
      </w:r>
    </w:p>
    <w:p w14:paraId="699131A0" w14:textId="77777777" w:rsidR="002430F0" w:rsidRPr="00577610" w:rsidRDefault="002430F0" w:rsidP="002430F0">
      <w:pPr>
        <w:jc w:val="center"/>
        <w:rPr>
          <w:rFonts w:asciiTheme="majorBidi" w:hAnsiTheme="majorBidi" w:cs="B Nazanin"/>
          <w:b/>
          <w:bCs/>
          <w:rtl/>
        </w:rPr>
      </w:pPr>
    </w:p>
    <w:p w14:paraId="0229BE7D" w14:textId="77777777" w:rsidR="002430F0" w:rsidRPr="00577610" w:rsidRDefault="002430F0" w:rsidP="002430F0">
      <w:pPr>
        <w:jc w:val="center"/>
        <w:rPr>
          <w:rFonts w:asciiTheme="majorBidi" w:hAnsiTheme="majorBidi" w:cs="B Nazanin"/>
          <w:b/>
          <w:bCs/>
          <w:rtl/>
        </w:rPr>
      </w:pPr>
      <w:r w:rsidRPr="00577610">
        <w:rPr>
          <w:rFonts w:asciiTheme="majorBidi" w:hAnsiTheme="majorBidi" w:cs="B Nazanin"/>
          <w:b/>
          <w:bCs/>
          <w:rtl/>
        </w:rPr>
        <w:t xml:space="preserve">بررسی اتصالات و عملکرد </w:t>
      </w:r>
    </w:p>
    <w:p w14:paraId="167D8273" w14:textId="77777777" w:rsidR="002430F0" w:rsidRPr="00577610" w:rsidRDefault="002430F0" w:rsidP="002430F0">
      <w:pPr>
        <w:jc w:val="center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</w:rPr>
        <w:t>ترانسفورماتور سه فاز</w:t>
      </w:r>
    </w:p>
    <w:p w14:paraId="680242BB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39C6DF51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1D720909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3AD1533F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0B735B7A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638904A6" w14:textId="77777777" w:rsidR="002430F0" w:rsidRPr="00577610" w:rsidRDefault="002430F0" w:rsidP="002430F0">
      <w:pPr>
        <w:rPr>
          <w:rFonts w:asciiTheme="majorBidi" w:hAnsiTheme="majorBidi" w:cs="B Nazanin"/>
          <w:rtl/>
          <w:lang w:bidi="fa-IR"/>
        </w:rPr>
      </w:pPr>
    </w:p>
    <w:p w14:paraId="1A845063" w14:textId="77777777" w:rsidR="002430F0" w:rsidRPr="00577610" w:rsidRDefault="002430F0" w:rsidP="002430F0">
      <w:pPr>
        <w:bidi w:val="0"/>
        <w:spacing w:after="160" w:line="259" w:lineRule="auto"/>
        <w:rPr>
          <w:rFonts w:asciiTheme="majorBidi" w:hAnsiTheme="majorBidi" w:cs="B Nazanin"/>
          <w:b/>
          <w:bCs/>
          <w:rtl/>
        </w:rPr>
      </w:pPr>
      <w:r w:rsidRPr="00577610">
        <w:rPr>
          <w:rFonts w:asciiTheme="majorBidi" w:hAnsiTheme="majorBidi" w:cs="B Nazanin"/>
          <w:rtl/>
        </w:rPr>
        <w:br w:type="page"/>
      </w:r>
    </w:p>
    <w:p w14:paraId="610CB802" w14:textId="77777777" w:rsidR="002430F0" w:rsidRPr="00577610" w:rsidRDefault="002430F0" w:rsidP="002430F0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lastRenderedPageBreak/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3FFC20F5" w14:textId="77777777" w:rsidR="002430F0" w:rsidRPr="00577610" w:rsidRDefault="002430F0" w:rsidP="002430F0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report_3_student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468936FD" w14:textId="77777777" w:rsidR="002430F0" w:rsidRPr="00577610" w:rsidRDefault="002430F0" w:rsidP="006842B2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نام و شماره دانشجویی اعضای گروه:</w:t>
      </w:r>
    </w:p>
    <w:p w14:paraId="190F558A" w14:textId="5E9609C4" w:rsidR="006842B2" w:rsidRPr="00577610" w:rsidRDefault="006A2147" w:rsidP="006842B2">
      <w:pPr>
        <w:ind w:hanging="270"/>
        <w:rPr>
          <w:rFonts w:asciiTheme="majorBidi" w:hAnsiTheme="majorBidi" w:cs="B Nazanin"/>
          <w:sz w:val="20"/>
          <w:szCs w:val="20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2B1D3DD" wp14:editId="78AEA252">
                <wp:extent cx="5951855" cy="633730"/>
                <wp:effectExtent l="9525" t="9525" r="10795" b="13970"/>
                <wp:docPr id="18489" name="Text Box 18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855" cy="6337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4337F" w14:textId="77777777" w:rsidR="006374A2" w:rsidRDefault="006374A2" w:rsidP="006842B2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B1D3DD" id="Text Box 18452" o:spid="_x0000_s1089" type="#_x0000_t202" style="width:468.65pt;height:4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" fillcolor="white [3201]" strokecolor="black [3213]" strokeweight="1pt">
                <v:textbox>
                  <w:txbxContent>
                    <w:p w14:paraId="5BC4337F" w14:textId="77777777" w:rsidR="006374A2" w:rsidRDefault="006374A2" w:rsidP="006842B2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514980" w14:textId="77777777" w:rsidR="00D81E3E" w:rsidRPr="00577610" w:rsidRDefault="00D81E3E" w:rsidP="00D81E3E">
      <w:pPr>
        <w:ind w:left="-1"/>
        <w:jc w:val="lowKashida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1-4-3 بررسی اتصالات مختلف ترانسفورماتور</w:t>
      </w:r>
    </w:p>
    <w:p w14:paraId="557DA072" w14:textId="77777777" w:rsidR="00D81E3E" w:rsidRPr="00577610" w:rsidRDefault="00D81E3E" w:rsidP="00F1360B">
      <w:pPr>
        <w:pStyle w:val="ListParagraph"/>
        <w:ind w:left="0"/>
        <w:jc w:val="lowKashida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</w:rPr>
        <w:t xml:space="preserve">مقادير </w:t>
      </w:r>
      <w:r w:rsidR="00F1360B" w:rsidRPr="00577610">
        <w:rPr>
          <w:rFonts w:asciiTheme="majorBidi" w:eastAsia="Calibri" w:hAnsiTheme="majorBidi" w:cs="B Nazanin"/>
          <w:rtl/>
          <w:lang w:bidi="fa-IR"/>
        </w:rPr>
        <w:t xml:space="preserve">ولتاژهای فاز و خط (اولیه و ثانویه)  </w:t>
      </w:r>
      <w:r w:rsidR="00F12178" w:rsidRPr="00577610">
        <w:rPr>
          <w:rFonts w:asciiTheme="majorBidi" w:hAnsiTheme="majorBidi" w:cs="B Nazanin"/>
          <w:rtl/>
          <w:lang w:bidi="fa-IR"/>
        </w:rPr>
        <w:t xml:space="preserve">در اتصال ستاره به </w:t>
      </w:r>
      <w:r w:rsidRPr="00577610">
        <w:rPr>
          <w:rFonts w:asciiTheme="majorBidi" w:hAnsiTheme="majorBidi" w:cs="B Nazanin"/>
          <w:rtl/>
          <w:lang w:bidi="fa-IR"/>
        </w:rPr>
        <w:t>ستاره:</w:t>
      </w:r>
    </w:p>
    <w:p w14:paraId="4F811373" w14:textId="6E3E9190" w:rsidR="008C5374" w:rsidRPr="00577610" w:rsidRDefault="006A2147" w:rsidP="002430F0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9CAB312" wp14:editId="78E7C35C">
                <wp:extent cx="5887720" cy="567055"/>
                <wp:effectExtent l="10160" t="12065" r="7620" b="11430"/>
                <wp:docPr id="1848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7720" cy="567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ED145" w14:textId="77777777" w:rsidR="006374A2" w:rsidRPr="00DD459B" w:rsidRDefault="006374A2" w:rsidP="00D81E3E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CAB312" id="Text Box 50" o:spid="_x0000_s1090" type="#_x0000_t202" style="width:463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" fillcolor="white [3201]" strokecolor="#5b9bd5 [3204]" strokeweight="1pt">
                <v:textbox>
                  <w:txbxContent>
                    <w:p w14:paraId="24CED145" w14:textId="77777777" w:rsidR="006374A2" w:rsidRPr="00DD459B" w:rsidRDefault="006374A2" w:rsidP="00D81E3E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D3FB0B" w14:textId="77777777" w:rsidR="00D81E3E" w:rsidRPr="00577610" w:rsidRDefault="006842B2" w:rsidP="006842B2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مقدار</w:t>
      </w:r>
      <w:r w:rsidR="00D81E3E" w:rsidRPr="00577610">
        <w:rPr>
          <w:rFonts w:asciiTheme="majorBidi" w:hAnsiTheme="majorBidi" w:cs="B Nazanin"/>
          <w:sz w:val="24"/>
          <w:rtl/>
        </w:rPr>
        <w:t xml:space="preserve"> ولتاژ </w:t>
      </w:r>
      <w:r w:rsidRPr="00577610">
        <w:rPr>
          <w:rFonts w:asciiTheme="majorBidi" w:hAnsiTheme="majorBidi" w:cs="B Nazanin"/>
          <w:rtl/>
        </w:rPr>
        <w:t xml:space="preserve">مثلث باز </w:t>
      </w:r>
      <w:r w:rsidR="00F12178" w:rsidRPr="00577610">
        <w:rPr>
          <w:rFonts w:asciiTheme="majorBidi" w:hAnsiTheme="majorBidi" w:cs="B Nazanin"/>
          <w:rtl/>
          <w:lang w:bidi="fa-IR"/>
        </w:rPr>
        <w:t xml:space="preserve">در اتصال ستاره به </w:t>
      </w:r>
      <w:r w:rsidRPr="00577610">
        <w:rPr>
          <w:rFonts w:asciiTheme="majorBidi" w:hAnsiTheme="majorBidi" w:cs="B Nazanin"/>
          <w:rtl/>
          <w:lang w:bidi="fa-IR"/>
        </w:rPr>
        <w:t>مثلث</w:t>
      </w:r>
      <w:r w:rsidR="00D81E3E" w:rsidRPr="00577610">
        <w:rPr>
          <w:rFonts w:asciiTheme="majorBidi" w:hAnsiTheme="majorBidi" w:cs="B Nazanin"/>
          <w:rtl/>
          <w:lang w:bidi="fa-IR"/>
        </w:rPr>
        <w:t>:</w:t>
      </w:r>
    </w:p>
    <w:p w14:paraId="5052ADC9" w14:textId="5C190400" w:rsidR="006842B2" w:rsidRPr="00577610" w:rsidRDefault="006A2147" w:rsidP="006842B2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E0B2DA0" wp14:editId="11649E49">
                <wp:extent cx="5854065" cy="575945"/>
                <wp:effectExtent l="10160" t="8890" r="12700" b="15240"/>
                <wp:docPr id="1848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065" cy="575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EB744" w14:textId="77777777" w:rsidR="006374A2" w:rsidRPr="00DD459B" w:rsidRDefault="006374A2" w:rsidP="006842B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0B2DA0" id="Text Box 55" o:spid="_x0000_s1091" type="#_x0000_t202" style="width:460.9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" fillcolor="white [3201]" strokecolor="#5b9bd5 [3204]" strokeweight="1pt">
                <v:textbox>
                  <w:txbxContent>
                    <w:p w14:paraId="674EB744" w14:textId="77777777" w:rsidR="006374A2" w:rsidRPr="00DD459B" w:rsidRDefault="006374A2" w:rsidP="006842B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EE1DB3A" w14:textId="77777777" w:rsidR="00F1360B" w:rsidRPr="00577610" w:rsidRDefault="00F1360B" w:rsidP="00F1360B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شکل</w:t>
      </w:r>
      <w:r w:rsidRPr="00577610">
        <w:rPr>
          <w:rFonts w:asciiTheme="majorBidi" w:hAnsiTheme="majorBidi" w:cs="B Nazanin"/>
          <w:sz w:val="24"/>
          <w:rtl/>
        </w:rPr>
        <w:t xml:space="preserve"> ولتاژ </w:t>
      </w:r>
      <w:r w:rsidRPr="00577610">
        <w:rPr>
          <w:rFonts w:asciiTheme="majorBidi" w:hAnsiTheme="majorBidi" w:cs="B Nazanin"/>
          <w:rtl/>
        </w:rPr>
        <w:t xml:space="preserve">مثلث باز </w:t>
      </w:r>
      <w:r w:rsidR="00F12178" w:rsidRPr="00577610">
        <w:rPr>
          <w:rFonts w:asciiTheme="majorBidi" w:hAnsiTheme="majorBidi" w:cs="B Nazanin"/>
          <w:rtl/>
          <w:lang w:bidi="fa-IR"/>
        </w:rPr>
        <w:t xml:space="preserve">در اتصال ستاره به </w:t>
      </w:r>
      <w:r w:rsidRPr="00577610">
        <w:rPr>
          <w:rFonts w:asciiTheme="majorBidi" w:hAnsiTheme="majorBidi" w:cs="B Nazanin"/>
          <w:rtl/>
          <w:lang w:bidi="fa-IR"/>
        </w:rPr>
        <w:t>مثلث:</w:t>
      </w:r>
    </w:p>
    <w:p w14:paraId="09A4066E" w14:textId="51C18EAB" w:rsidR="00F1360B" w:rsidRPr="00577610" w:rsidRDefault="006A2147" w:rsidP="00F1360B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4D8FFF5" wp14:editId="7B3F9845">
                <wp:extent cx="5871210" cy="1955800"/>
                <wp:effectExtent l="10160" t="15240" r="14605" b="10160"/>
                <wp:docPr id="1848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1955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32B03" w14:textId="77777777" w:rsidR="006374A2" w:rsidRPr="00DD459B" w:rsidRDefault="006374A2" w:rsidP="00F1360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D8FFF5" id="Text Box 56" o:spid="_x0000_s1092" type="#_x0000_t202" style="width:462.3pt;height:1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" fillcolor="white [3201]" strokecolor="#5b9bd5 [3204]" strokeweight="1pt">
                <v:textbox>
                  <w:txbxContent>
                    <w:p w14:paraId="21F32B03" w14:textId="77777777" w:rsidR="006374A2" w:rsidRPr="00DD459B" w:rsidRDefault="006374A2" w:rsidP="00F1360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9772F0" w14:textId="77777777" w:rsidR="00F1360B" w:rsidRPr="00577610" w:rsidRDefault="00F1360B" w:rsidP="006842B2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توضیح:</w:t>
      </w:r>
    </w:p>
    <w:p w14:paraId="71215E3D" w14:textId="357FB03E" w:rsidR="00F1360B" w:rsidRPr="00577610" w:rsidRDefault="006A2147" w:rsidP="006842B2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F030B2B" wp14:editId="118EFCAA">
                <wp:extent cx="5972810" cy="967740"/>
                <wp:effectExtent l="10160" t="12065" r="8255" b="10795"/>
                <wp:docPr id="1848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810" cy="9677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7E260" w14:textId="77777777" w:rsidR="006374A2" w:rsidRDefault="006374A2" w:rsidP="00F1360B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659456DD" w14:textId="77777777" w:rsidR="006374A2" w:rsidRDefault="006374A2" w:rsidP="00F1360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030B2B" id="Text Box 57" o:spid="_x0000_s1093" type="#_x0000_t202" style="width:470.3pt;height:7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" fillcolor="white [3201]" strokecolor="#70ad47 [3209]" strokeweight="1pt">
                <v:textbox>
                  <w:txbxContent>
                    <w:p w14:paraId="2B57E260" w14:textId="77777777" w:rsidR="006374A2" w:rsidRDefault="006374A2" w:rsidP="00F1360B">
                      <w:pPr>
                        <w:jc w:val="right"/>
                        <w:rPr>
                          <w:rtl/>
                        </w:rPr>
                      </w:pPr>
                    </w:p>
                    <w:p w14:paraId="659456DD" w14:textId="77777777" w:rsidR="006374A2" w:rsidRDefault="006374A2" w:rsidP="00F1360B"/>
                  </w:txbxContent>
                </v:textbox>
                <w10:anchorlock/>
              </v:shape>
            </w:pict>
          </mc:Fallback>
        </mc:AlternateContent>
      </w:r>
    </w:p>
    <w:p w14:paraId="28295082" w14:textId="77777777" w:rsidR="008C6844" w:rsidRPr="00577610" w:rsidRDefault="008C6844" w:rsidP="006842B2">
      <w:pPr>
        <w:ind w:left="-1"/>
        <w:jc w:val="both"/>
        <w:rPr>
          <w:rFonts w:asciiTheme="majorBidi" w:eastAsia="Calibri" w:hAnsiTheme="majorBidi" w:cs="B Nazanin"/>
          <w:lang w:bidi="fa-IR"/>
        </w:rPr>
      </w:pPr>
    </w:p>
    <w:p w14:paraId="540258ED" w14:textId="77777777" w:rsidR="008C6844" w:rsidRPr="00577610" w:rsidRDefault="008C6844" w:rsidP="006842B2">
      <w:pPr>
        <w:ind w:left="-1"/>
        <w:jc w:val="both"/>
        <w:rPr>
          <w:rFonts w:asciiTheme="majorBidi" w:eastAsia="Calibri" w:hAnsiTheme="majorBidi" w:cs="B Nazanin"/>
          <w:lang w:bidi="fa-IR"/>
        </w:rPr>
      </w:pPr>
    </w:p>
    <w:p w14:paraId="791A63CC" w14:textId="77777777" w:rsidR="00F1360B" w:rsidRPr="00577610" w:rsidRDefault="00F1360B" w:rsidP="006842B2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eastAsia="Calibri" w:hAnsiTheme="majorBidi" w:cs="B Nazanin"/>
          <w:rtl/>
          <w:lang w:bidi="fa-IR"/>
        </w:rPr>
        <w:t>مقادیر ولتاژهای فاز و خط (اولیه و ثانویه)  در اتصال ستاره به مثلث:</w:t>
      </w:r>
    </w:p>
    <w:p w14:paraId="047371F0" w14:textId="45379E64" w:rsidR="00F1360B" w:rsidRPr="00577610" w:rsidRDefault="006A2147" w:rsidP="006842B2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E774392" wp14:editId="3AD2D4B9">
                <wp:extent cx="5887720" cy="567055"/>
                <wp:effectExtent l="10160" t="8255" r="7620" b="15240"/>
                <wp:docPr id="18484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7720" cy="567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79157" w14:textId="77777777" w:rsidR="006374A2" w:rsidRPr="00DD459B" w:rsidRDefault="006374A2" w:rsidP="00F1360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774392" id="Text Box 58" o:spid="_x0000_s1094" type="#_x0000_t202" style="width:463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" fillcolor="white [3201]" strokecolor="#5b9bd5 [3204]" strokeweight="1pt">
                <v:textbox>
                  <w:txbxContent>
                    <w:p w14:paraId="3D679157" w14:textId="77777777" w:rsidR="006374A2" w:rsidRPr="00DD459B" w:rsidRDefault="006374A2" w:rsidP="00F1360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E6BC28" w14:textId="77777777" w:rsidR="00F1360B" w:rsidRPr="00577610" w:rsidRDefault="00F1360B" w:rsidP="00F1360B">
      <w:pPr>
        <w:ind w:left="-1"/>
        <w:jc w:val="both"/>
        <w:rPr>
          <w:rFonts w:asciiTheme="majorBidi" w:eastAsia="Calibri" w:hAnsiTheme="majorBidi" w:cs="B Nazanin"/>
          <w:rtl/>
          <w:lang w:bidi="fa-IR"/>
        </w:rPr>
      </w:pPr>
      <w:r w:rsidRPr="00577610">
        <w:rPr>
          <w:rFonts w:asciiTheme="majorBidi" w:eastAsia="Calibri" w:hAnsiTheme="majorBidi" w:cs="B Nazanin"/>
          <w:rtl/>
          <w:lang w:bidi="fa-IR"/>
        </w:rPr>
        <w:lastRenderedPageBreak/>
        <w:t>مقادیر ولتاژهای فاز و خط (اولیه و ثانویه)  در اتصال مثلث به ستاره:</w:t>
      </w:r>
    </w:p>
    <w:p w14:paraId="3DCD3EAC" w14:textId="24C0E287" w:rsidR="00F1360B" w:rsidRPr="00577610" w:rsidRDefault="006A2147" w:rsidP="00F1360B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B7E7A9B" wp14:editId="2596C99A">
                <wp:extent cx="5887720" cy="567055"/>
                <wp:effectExtent l="10160" t="12065" r="7620" b="11430"/>
                <wp:docPr id="18483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7720" cy="567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469D7" w14:textId="77777777" w:rsidR="006374A2" w:rsidRPr="00DD459B" w:rsidRDefault="006374A2" w:rsidP="00F1360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7E7A9B" id="Text Box 59" o:spid="_x0000_s1095" type="#_x0000_t202" style="width:463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" fillcolor="white [3201]" strokecolor="#5b9bd5 [3204]" strokeweight="1pt">
                <v:textbox>
                  <w:txbxContent>
                    <w:p w14:paraId="24F469D7" w14:textId="77777777" w:rsidR="006374A2" w:rsidRPr="00DD459B" w:rsidRDefault="006374A2" w:rsidP="00F1360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EA14CB" w14:textId="77777777" w:rsidR="00F1360B" w:rsidRPr="00577610" w:rsidRDefault="00F1360B" w:rsidP="00F1360B">
      <w:pPr>
        <w:ind w:left="-1"/>
        <w:jc w:val="both"/>
        <w:rPr>
          <w:rFonts w:asciiTheme="majorBidi" w:eastAsia="Calibri" w:hAnsiTheme="majorBidi" w:cs="B Nazanin"/>
          <w:rtl/>
          <w:lang w:bidi="fa-IR"/>
        </w:rPr>
      </w:pPr>
      <w:r w:rsidRPr="00577610">
        <w:rPr>
          <w:rFonts w:asciiTheme="majorBidi" w:eastAsia="Calibri" w:hAnsiTheme="majorBidi" w:cs="B Nazanin"/>
          <w:rtl/>
          <w:lang w:bidi="fa-IR"/>
        </w:rPr>
        <w:t>مقادیر ولتاژهای فاز و خط (اولیه و ثانویه)  در اتصال مثلث به مثلث:</w:t>
      </w:r>
    </w:p>
    <w:p w14:paraId="002C6E17" w14:textId="52416824" w:rsidR="00F1360B" w:rsidRPr="00577610" w:rsidRDefault="006A2147" w:rsidP="00F1360B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41FF118" wp14:editId="57938AD1">
                <wp:extent cx="5887720" cy="567055"/>
                <wp:effectExtent l="10160" t="8890" r="7620" b="14605"/>
                <wp:docPr id="1848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7720" cy="5670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0B06C" w14:textId="77777777" w:rsidR="006374A2" w:rsidRPr="00DD459B" w:rsidRDefault="006374A2" w:rsidP="00F1360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1FF118" id="Text Box 60" o:spid="_x0000_s1096" type="#_x0000_t202" style="width:463.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" fillcolor="white [3201]" strokecolor="#5b9bd5 [3204]" strokeweight="1pt">
                <v:textbox>
                  <w:txbxContent>
                    <w:p w14:paraId="7500B06C" w14:textId="77777777" w:rsidR="006374A2" w:rsidRPr="00DD459B" w:rsidRDefault="006374A2" w:rsidP="00F1360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8820A0" w14:textId="77777777" w:rsidR="00694659" w:rsidRPr="00577610" w:rsidRDefault="00694659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مقدار</w:t>
      </w:r>
      <w:r w:rsidRPr="00577610">
        <w:rPr>
          <w:rFonts w:asciiTheme="majorBidi" w:hAnsiTheme="majorBidi" w:cs="B Nazanin"/>
          <w:sz w:val="24"/>
          <w:rtl/>
        </w:rPr>
        <w:t xml:space="preserve"> ولتاژ </w:t>
      </w:r>
      <w:r w:rsidRPr="00577610">
        <w:rPr>
          <w:rFonts w:asciiTheme="majorBidi" w:hAnsiTheme="majorBidi" w:cs="B Nazanin"/>
          <w:rtl/>
        </w:rPr>
        <w:t xml:space="preserve">مثلث باز </w:t>
      </w:r>
      <w:r w:rsidRPr="00577610">
        <w:rPr>
          <w:rFonts w:asciiTheme="majorBidi" w:hAnsiTheme="majorBidi" w:cs="B Nazanin"/>
          <w:rtl/>
          <w:lang w:bidi="fa-IR"/>
        </w:rPr>
        <w:t xml:space="preserve">در اتصال </w:t>
      </w:r>
      <w:r w:rsidR="00F12178" w:rsidRPr="00577610">
        <w:rPr>
          <w:rFonts w:asciiTheme="majorBidi" w:hAnsiTheme="majorBidi" w:cs="B Nazanin"/>
          <w:rtl/>
          <w:lang w:bidi="fa-IR"/>
        </w:rPr>
        <w:t>مثلث</w:t>
      </w:r>
      <w:r w:rsidRPr="00577610">
        <w:rPr>
          <w:rFonts w:asciiTheme="majorBidi" w:hAnsiTheme="majorBidi" w:cs="B Nazanin"/>
          <w:rtl/>
          <w:lang w:bidi="fa-IR"/>
        </w:rPr>
        <w:t>-مثلث:</w:t>
      </w:r>
    </w:p>
    <w:p w14:paraId="585883C6" w14:textId="18AD36F9" w:rsidR="00694659" w:rsidRPr="00577610" w:rsidRDefault="006A2147" w:rsidP="00694659">
      <w:pPr>
        <w:ind w:left="-1"/>
        <w:jc w:val="both"/>
        <w:rPr>
          <w:rFonts w:asciiTheme="majorBidi" w:hAnsiTheme="majorBidi" w:cs="B Nazanin"/>
          <w:b/>
          <w:bCs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096134E" wp14:editId="1B7CAAB2">
                <wp:extent cx="5854065" cy="575945"/>
                <wp:effectExtent l="10160" t="15240" r="12700" b="8890"/>
                <wp:docPr id="1848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065" cy="575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88142" w14:textId="77777777" w:rsidR="006374A2" w:rsidRPr="00DD459B" w:rsidRDefault="006374A2" w:rsidP="00694659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96134E" id="Text Box 61" o:spid="_x0000_s1097" type="#_x0000_t202" style="width:460.9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" fillcolor="white [3201]" strokecolor="#5b9bd5 [3204]" strokeweight="1pt">
                <v:textbox>
                  <w:txbxContent>
                    <w:p w14:paraId="78D88142" w14:textId="77777777" w:rsidR="006374A2" w:rsidRPr="00DD459B" w:rsidRDefault="006374A2" w:rsidP="00694659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C42F80" w14:textId="77777777" w:rsidR="00694659" w:rsidRPr="00577610" w:rsidRDefault="00694659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</w:rPr>
        <w:t>شکل</w:t>
      </w:r>
      <w:r w:rsidRPr="00577610">
        <w:rPr>
          <w:rFonts w:asciiTheme="majorBidi" w:hAnsiTheme="majorBidi" w:cs="B Nazanin"/>
          <w:sz w:val="24"/>
          <w:rtl/>
        </w:rPr>
        <w:t xml:space="preserve"> ولتاژ </w:t>
      </w:r>
      <w:r w:rsidRPr="00577610">
        <w:rPr>
          <w:rFonts w:asciiTheme="majorBidi" w:hAnsiTheme="majorBidi" w:cs="B Nazanin"/>
          <w:rtl/>
        </w:rPr>
        <w:t xml:space="preserve">مثلث باز </w:t>
      </w:r>
      <w:r w:rsidRPr="00577610">
        <w:rPr>
          <w:rFonts w:asciiTheme="majorBidi" w:hAnsiTheme="majorBidi" w:cs="B Nazanin"/>
          <w:rtl/>
          <w:lang w:bidi="fa-IR"/>
        </w:rPr>
        <w:t xml:space="preserve">در اتصال </w:t>
      </w:r>
      <w:r w:rsidR="00F12178" w:rsidRPr="00577610">
        <w:rPr>
          <w:rFonts w:asciiTheme="majorBidi" w:hAnsiTheme="majorBidi" w:cs="B Nazanin"/>
          <w:rtl/>
          <w:lang w:bidi="fa-IR"/>
        </w:rPr>
        <w:t>مثلث</w:t>
      </w:r>
      <w:r w:rsidRPr="00577610">
        <w:rPr>
          <w:rFonts w:asciiTheme="majorBidi" w:hAnsiTheme="majorBidi" w:cs="B Nazanin"/>
          <w:rtl/>
          <w:lang w:bidi="fa-IR"/>
        </w:rPr>
        <w:t>-مثلث:</w:t>
      </w:r>
    </w:p>
    <w:p w14:paraId="3F5F22E8" w14:textId="2639798A" w:rsidR="00694659" w:rsidRPr="00577610" w:rsidRDefault="006A2147" w:rsidP="00694659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572873D" wp14:editId="4A0112C2">
                <wp:extent cx="5871210" cy="1955800"/>
                <wp:effectExtent l="10160" t="12065" r="14605" b="13335"/>
                <wp:docPr id="18480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1955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616D7" w14:textId="77777777" w:rsidR="006374A2" w:rsidRPr="00DD459B" w:rsidRDefault="006374A2" w:rsidP="00694659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72873D" id="Text Box 62" o:spid="_x0000_s1098" type="#_x0000_t202" style="width:462.3pt;height:1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" fillcolor="white [3201]" strokecolor="#5b9bd5 [3204]" strokeweight="1pt">
                <v:textbox>
                  <w:txbxContent>
                    <w:p w14:paraId="4D6616D7" w14:textId="77777777" w:rsidR="006374A2" w:rsidRPr="00DD459B" w:rsidRDefault="006374A2" w:rsidP="00694659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CAFD37" w14:textId="77777777" w:rsidR="00F12178" w:rsidRPr="00577610" w:rsidRDefault="00F12178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توضیح و مقایسه :</w:t>
      </w:r>
    </w:p>
    <w:p w14:paraId="69610623" w14:textId="21BAC007" w:rsidR="00F12178" w:rsidRPr="00577610" w:rsidRDefault="006A2147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04FD975" wp14:editId="4142260E">
                <wp:extent cx="5972810" cy="1363980"/>
                <wp:effectExtent l="10160" t="8890" r="8255" b="8255"/>
                <wp:docPr id="1847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810" cy="13639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13DED" w14:textId="77777777" w:rsidR="006374A2" w:rsidRDefault="006374A2" w:rsidP="00F12178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62D17BEC" w14:textId="77777777" w:rsidR="006374A2" w:rsidRDefault="006374A2" w:rsidP="00F1217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4FD975" id="Text Box 63" o:spid="_x0000_s1099" type="#_x0000_t202" style="width:470.3pt;height:1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" fillcolor="white [3201]" strokecolor="#70ad47 [3209]" strokeweight="1pt">
                <v:textbox>
                  <w:txbxContent>
                    <w:p w14:paraId="36A13DED" w14:textId="77777777" w:rsidR="006374A2" w:rsidRDefault="006374A2" w:rsidP="00F12178">
                      <w:pPr>
                        <w:jc w:val="right"/>
                        <w:rPr>
                          <w:rtl/>
                        </w:rPr>
                      </w:pPr>
                    </w:p>
                    <w:p w14:paraId="62D17BEC" w14:textId="77777777" w:rsidR="006374A2" w:rsidRDefault="006374A2" w:rsidP="00F12178"/>
                  </w:txbxContent>
                </v:textbox>
                <w10:anchorlock/>
              </v:shape>
            </w:pict>
          </mc:Fallback>
        </mc:AlternateContent>
      </w:r>
    </w:p>
    <w:p w14:paraId="4A3560C7" w14:textId="77777777" w:rsidR="00343E0A" w:rsidRPr="00577610" w:rsidRDefault="00343E0A" w:rsidP="00F12178">
      <w:pPr>
        <w:jc w:val="lowKashida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7CCE99FE" w14:textId="77777777" w:rsidR="00F12178" w:rsidRPr="00577610" w:rsidRDefault="00F12178" w:rsidP="00F12178">
      <w:pPr>
        <w:jc w:val="lowKashida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2-4-3 جریان راه اندازی ترانسفورمر سه فاز</w:t>
      </w:r>
    </w:p>
    <w:p w14:paraId="1CF68E1A" w14:textId="182FC1B5" w:rsidR="00F12178" w:rsidRPr="00577610" w:rsidRDefault="00E96910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شکل جریان راه اندازی در چهار حالت سربندی</w:t>
      </w:r>
      <w:r w:rsidR="00EE385A">
        <w:rPr>
          <w:rFonts w:asciiTheme="majorBidi" w:hAnsiTheme="majorBidi" w:cs="B Nazanin" w:hint="cs"/>
          <w:rtl/>
          <w:lang w:bidi="fa-IR"/>
        </w:rPr>
        <w:t xml:space="preserve"> (برای هر حالت دو مرتبه) </w:t>
      </w:r>
      <w:r w:rsidRPr="00577610">
        <w:rPr>
          <w:rFonts w:asciiTheme="majorBidi" w:hAnsiTheme="majorBidi" w:cs="B Nazanin"/>
          <w:rtl/>
          <w:lang w:bidi="fa-IR"/>
        </w:rPr>
        <w:t>:</w:t>
      </w:r>
    </w:p>
    <w:p w14:paraId="1EE3B06E" w14:textId="77777777" w:rsidR="006D6165" w:rsidRDefault="006D6165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</w:p>
    <w:p w14:paraId="2B81D74D" w14:textId="77777777" w:rsidR="006D6165" w:rsidRDefault="006D6165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</w:p>
    <w:p w14:paraId="39B6336B" w14:textId="7F899CE8" w:rsidR="00E96910" w:rsidRDefault="006A2147" w:rsidP="00F12178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05AC220F" wp14:editId="5202D18E">
                <wp:extent cx="5871210" cy="2880360"/>
                <wp:effectExtent l="10160" t="15240" r="14605" b="9525"/>
                <wp:docPr id="1847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28803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7E163" w14:textId="77777777" w:rsidR="006374A2" w:rsidRPr="00DD459B" w:rsidRDefault="006374A2" w:rsidP="00E9691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AC220F" id="Text Box 64" o:spid="_x0000_s1100" type="#_x0000_t202" style="width:462.3pt;height:2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" fillcolor="white [3201]" strokecolor="#5b9bd5 [3204]" strokeweight="1pt">
                <v:textbox>
                  <w:txbxContent>
                    <w:p w14:paraId="2797E163" w14:textId="77777777" w:rsidR="006374A2" w:rsidRPr="00DD459B" w:rsidRDefault="006374A2" w:rsidP="00E9691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AD9194E" w14:textId="77777777" w:rsidR="006D6165" w:rsidRPr="00577610" w:rsidRDefault="006D6165" w:rsidP="006D6165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توضیح و مقایسه :</w:t>
      </w:r>
    </w:p>
    <w:p w14:paraId="25ACBEF2" w14:textId="77777777" w:rsidR="006D6165" w:rsidRPr="00577610" w:rsidRDefault="006D6165" w:rsidP="006D6165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F261C42" wp14:editId="241701B8">
                <wp:extent cx="5972810" cy="1363980"/>
                <wp:effectExtent l="10160" t="8890" r="8255" b="8255"/>
                <wp:docPr id="18560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810" cy="13639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99F7C" w14:textId="77777777" w:rsidR="006D6165" w:rsidRDefault="006D6165" w:rsidP="006D6165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7DD83794" w14:textId="77777777" w:rsidR="006D6165" w:rsidRDefault="006D6165" w:rsidP="006D616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261C42" id="_x0000_s1101" type="#_x0000_t202" style="width:470.3pt;height:1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" fillcolor="white [3201]" strokecolor="#70ad47 [3209]" strokeweight="1pt">
                <v:textbox>
                  <w:txbxContent>
                    <w:p w14:paraId="5E299F7C" w14:textId="77777777" w:rsidR="006D6165" w:rsidRDefault="006D6165" w:rsidP="006D6165">
                      <w:pPr>
                        <w:jc w:val="right"/>
                        <w:rPr>
                          <w:rtl/>
                        </w:rPr>
                      </w:pPr>
                    </w:p>
                    <w:p w14:paraId="7DD83794" w14:textId="77777777" w:rsidR="006D6165" w:rsidRDefault="006D6165" w:rsidP="006D6165"/>
                  </w:txbxContent>
                </v:textbox>
                <w10:anchorlock/>
              </v:shape>
            </w:pict>
          </mc:Fallback>
        </mc:AlternateContent>
      </w:r>
    </w:p>
    <w:p w14:paraId="1DDF5DA6" w14:textId="77777777" w:rsidR="00EE4466" w:rsidRPr="00577610" w:rsidRDefault="00EE4466" w:rsidP="00813F82">
      <w:pPr>
        <w:spacing w:before="240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3-4-3 آزمایش باباری</w:t>
      </w:r>
    </w:p>
    <w:p w14:paraId="1D18719D" w14:textId="77777777" w:rsidR="00F1360B" w:rsidRPr="00577610" w:rsidRDefault="00EE4466" w:rsidP="006842B2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اثبات کنید که چگونه می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توان با دو وات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متر تکفاز، توان سه فاز را اندازه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گیری نمود.</w:t>
      </w:r>
    </w:p>
    <w:p w14:paraId="4DCB5260" w14:textId="3052C31D" w:rsidR="00EE4466" w:rsidRPr="00577610" w:rsidRDefault="006A2147" w:rsidP="006842B2">
      <w:pPr>
        <w:ind w:left="-1"/>
        <w:jc w:val="both"/>
        <w:rPr>
          <w:rFonts w:asciiTheme="majorBidi" w:hAnsiTheme="majorBidi" w:cs="B Nazanin"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10AAFC2D" wp14:editId="17DA649E">
                <wp:extent cx="5875020" cy="3726180"/>
                <wp:effectExtent l="10160" t="8255" r="10795" b="8890"/>
                <wp:docPr id="1847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5020" cy="37261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25D65" w14:textId="77777777" w:rsidR="006374A2" w:rsidRDefault="006374A2" w:rsidP="00EE4466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4CD5B5F2" w14:textId="77777777" w:rsidR="006374A2" w:rsidRDefault="006374A2" w:rsidP="00EE44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AAFC2D" id="Text Box 65" o:spid="_x0000_s1102" type="#_x0000_t202" style="width:462.6pt;height:29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" fillcolor="white [3201]" strokecolor="#70ad47 [3209]" strokeweight="1pt">
                <v:textbox>
                  <w:txbxContent>
                    <w:p w14:paraId="22525D65" w14:textId="77777777" w:rsidR="006374A2" w:rsidRDefault="006374A2" w:rsidP="00EE4466">
                      <w:pPr>
                        <w:jc w:val="right"/>
                        <w:rPr>
                          <w:rtl/>
                        </w:rPr>
                      </w:pPr>
                    </w:p>
                    <w:p w14:paraId="4CD5B5F2" w14:textId="77777777" w:rsidR="006374A2" w:rsidRDefault="006374A2" w:rsidP="00EE4466"/>
                  </w:txbxContent>
                </v:textbox>
                <w10:anchorlock/>
              </v:shape>
            </w:pict>
          </mc:Fallback>
        </mc:AlternateContent>
      </w:r>
    </w:p>
    <w:p w14:paraId="0C240B83" w14:textId="77777777" w:rsidR="00343E0A" w:rsidRPr="00577610" w:rsidRDefault="00343E0A" w:rsidP="00EE4466">
      <w:pPr>
        <w:ind w:left="-1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DDA63E0" w14:textId="77777777" w:rsidR="00EE4466" w:rsidRPr="00577610" w:rsidRDefault="00EE4466" w:rsidP="00EE4466">
      <w:pPr>
        <w:ind w:left="-1"/>
        <w:rPr>
          <w:rFonts w:asciiTheme="majorBidi" w:hAnsiTheme="majorBidi" w:cs="B Nazanin"/>
          <w:b/>
          <w:bCs/>
          <w:sz w:val="24"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الف) بار اهمی خالص</w:t>
      </w:r>
    </w:p>
    <w:p w14:paraId="1E366690" w14:textId="77777777" w:rsidR="00EB04F4" w:rsidRPr="00577610" w:rsidRDefault="00192FF2" w:rsidP="00EB04F4">
      <w:pPr>
        <w:ind w:left="-1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جدول 1:</w:t>
      </w:r>
    </w:p>
    <w:p w14:paraId="28096227" w14:textId="699529C1" w:rsidR="00F976B6" w:rsidRPr="00577610" w:rsidRDefault="006A2147" w:rsidP="00EB04F4">
      <w:pPr>
        <w:ind w:left="-1260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A963618" wp14:editId="45B5C6B7">
                <wp:extent cx="7459980" cy="1889760"/>
                <wp:effectExtent l="9525" t="15240" r="7620" b="9525"/>
                <wp:docPr id="1847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59980" cy="18897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5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</w:tblGrid>
                            <w:tr w:rsidR="006374A2" w:rsidRPr="00352833" w14:paraId="67D72744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6BC40365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9C32D14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2FA54DFB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73AD575E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BFDB266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2EB1D9A2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77F6E8E0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650CF16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7525669D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36DE9D41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1543A926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FBCC4CF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P4</w:t>
                                  </w:r>
                                </w:p>
                              </w:tc>
                            </w:tr>
                            <w:tr w:rsidR="006374A2" w:rsidRPr="00352833" w14:paraId="0433A097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40A556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B7A903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7FB018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377057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81A7E0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B60ADE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6FD347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D28B2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3038E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704779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16CF57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C11714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49AB0826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BA474A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F1B320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15B4C2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6862A2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40BB87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0AF893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92FC55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8B37E7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9067FF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9688C3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D8C1A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889CDD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414247B8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1647F7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77B7E2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7A4852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D94E5D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44307B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A8B7BF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41FFBC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A0A4EC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87D8B4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353F75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745477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7D4295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046F42C0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6C62D4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BC3783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4E7F97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25A7DD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49A3D4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C2DB20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01352D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05EDB7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215AB9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464670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AD1EAC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22805B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2EDC9654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B60858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0EEAA3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F03C4B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E9F3D3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DFC088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8E0CB1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2DBD7D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6F5476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AC1EA0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C3BE8A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15A48C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FA6036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5C9267F1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F7FD22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5AF1B5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9B95A6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6CF2F2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550313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07E2E6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3C8050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B76D4C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8CDFB2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1297A7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F4D427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1FC068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300C6B2B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7AA63A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EBE45C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488A99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9DF7AD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D79958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C693D3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C5D7E0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9B7DA3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D3B080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CB0008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71060C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A5CAAA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2833BCA5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7780C9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386D62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6D1F72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0033F0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794C6C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19BA49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B05902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F778EC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8ACDF4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AFF6E9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442FDD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911BAB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D8BD16" w14:textId="77777777" w:rsidR="006374A2" w:rsidRDefault="006374A2" w:rsidP="00EB04F4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0CDAE936" w14:textId="77777777" w:rsidR="006374A2" w:rsidRDefault="006374A2" w:rsidP="00EB04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963618" id="Text Box 66" o:spid="_x0000_s1103" type="#_x0000_t202" style="width:587.4pt;height:14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tblStyle w:val="TableGrid"/>
                        <w:tblW w:w="11520" w:type="dxa"/>
                        <w:tblLook w:val="04A0" w:firstRow="1" w:lastRow="0" w:firstColumn="1" w:lastColumn="0" w:noHBand="0" w:noVBand="1"/>
                      </w:tblPr>
                      <w:tblGrid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</w:tblGrid>
                      <w:tr w:rsidR="006374A2" w:rsidRPr="00352833" w14:paraId="67D72744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6BC40365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9C32D14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2FA54DFB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73AD575E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BFDB266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2EB1D9A2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77F6E8E0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650CF16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7525669D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36DE9D41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V4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1543A926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I4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FBCC4CF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P4</w:t>
                            </w:r>
                          </w:p>
                        </w:tc>
                      </w:tr>
                      <w:tr w:rsidR="006374A2" w:rsidRPr="00352833" w14:paraId="0433A097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440A556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B7A903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7FB018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377057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81A7E0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B60ADE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6FD347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D28B2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3038E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704779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16CF57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C11714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49AB0826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4BA474A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F1B320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15B4C2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6862A2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40BB87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0AF893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92FC55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8B37E7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9067FF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9688C3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D8C1A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889CDD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414247B8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41647F7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77B7E2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7A4852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D94E5D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44307B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A8B7BF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41FFBC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A0A4EC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87D8B4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353F75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745477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7D4295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046F42C0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26C62D4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BC3783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4E7F97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25A7DD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49A3D4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C2DB20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01352D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05EDB7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215AB9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464670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AD1EAC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22805B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2EDC9654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3B60858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0EEAA3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F03C4B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E9F3D3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DFC088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8E0CB1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2DBD7D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6F5476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AC1EA0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C3BE8A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15A48C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FA6036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5C9267F1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5F7FD22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5AF1B5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9B95A6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6CF2F2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550313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07E2E6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3C8050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B76D4C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8CDFB2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1297A7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F4D427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1FC068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300C6B2B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77AA63A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EBE45C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488A99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9DF7AD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D79958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C693D3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C5D7E0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9B7DA3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D3B080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CB0008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71060C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A5CAAA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2833BCA5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67780C9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386D62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6D1F72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0033F0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794C6C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19BA49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B05902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F778EC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8ACDF4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AFF6E9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442FDD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911BAB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3D8BD16" w14:textId="77777777" w:rsidR="006374A2" w:rsidRDefault="006374A2" w:rsidP="00EB04F4">
                      <w:pPr>
                        <w:rPr>
                          <w:rFonts w:cs="B Nazanin"/>
                          <w:rtl/>
                        </w:rPr>
                      </w:pPr>
                    </w:p>
                    <w:p w14:paraId="0CDAE936" w14:textId="77777777" w:rsidR="006374A2" w:rsidRDefault="006374A2" w:rsidP="00EB04F4"/>
                  </w:txbxContent>
                </v:textbox>
                <w10:anchorlock/>
              </v:shape>
            </w:pict>
          </mc:Fallback>
        </mc:AlternateContent>
      </w:r>
    </w:p>
    <w:p w14:paraId="0B0742B8" w14:textId="77777777" w:rsidR="00EE4466" w:rsidRPr="00577610" w:rsidRDefault="00EE4466" w:rsidP="00EE4466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ب) بار اهمی- سلفی (مختلط)</w:t>
      </w:r>
    </w:p>
    <w:p w14:paraId="30974A70" w14:textId="77777777" w:rsidR="00192FF2" w:rsidRPr="00577610" w:rsidRDefault="00192FF2" w:rsidP="00192FF2">
      <w:pPr>
        <w:ind w:left="-1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جدول 2:</w:t>
      </w:r>
    </w:p>
    <w:p w14:paraId="370F6A01" w14:textId="6D9994CE" w:rsidR="00EB04F4" w:rsidRPr="00577610" w:rsidRDefault="006A2147" w:rsidP="00EB04F4">
      <w:pPr>
        <w:ind w:left="-1260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CD3DDC9" wp14:editId="6F64157F">
                <wp:extent cx="7452360" cy="1813560"/>
                <wp:effectExtent l="9525" t="8255" r="15240" b="6985"/>
                <wp:docPr id="1847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52360" cy="18135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5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</w:tblGrid>
                            <w:tr w:rsidR="006374A2" w:rsidRPr="00352833" w14:paraId="550DF155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1310CCA1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0686F523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0276FF7C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2A33DB44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226F816B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2AC4BBD1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8660183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C54EE75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414CDF9C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3D2B4D19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4139815D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62498FC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P4</w:t>
                                  </w:r>
                                </w:p>
                              </w:tc>
                            </w:tr>
                            <w:tr w:rsidR="006374A2" w:rsidRPr="00352833" w14:paraId="6AD3A927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2F0386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4B077D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0F19A2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FB4262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D28B1C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D38489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3460FC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1D89C0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DE6F57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062B75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61F219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357D00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2AE5280B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50D217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3CAE75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A1AE00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410851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8CDBCF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7D5FBE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72DE06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605AEB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30BCB1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67BF95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D1873D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E20C9A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3C181C0F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43E0B0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B3B08D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2CF7B3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CB60B7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EE3FB4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B2B9B1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2E9F2C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413E7A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AAADB6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7AF707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07B00C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9D9302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3F813E10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3F93C8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B93A8B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BB30C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4ABE5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07437F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592DE7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E6D1A6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A9AAA7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A8AC19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832A63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1E467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6824AE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0846A20A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C36CF1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DB3990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E03263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9DE096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61BDD8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60E82D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5BD990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5A4096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10A14F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AD3A31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425B01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4E1DF7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162024DF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8C309E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D5F226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5B7BA9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47CE46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65419B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36A6AF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495C95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159D90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EE709B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06D02E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11557A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AD12FB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7CCC49B8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A334AF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CD0ACC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C81BC4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820525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B03EB7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06DD50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09162D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48A16B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0965C4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35FA61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773184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576E21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6C9B186C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4350EF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28C85D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3F6FD4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55EFF1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86C994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940172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AC5D48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2779F0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21BC05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DAF387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6167CD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7C0DAE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04EA23" w14:textId="77777777" w:rsidR="006374A2" w:rsidRDefault="006374A2" w:rsidP="00EB04F4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789700C7" w14:textId="77777777" w:rsidR="006374A2" w:rsidRDefault="006374A2" w:rsidP="00EB04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D3DDC9" id="Text Box 71" o:spid="_x0000_s1104" type="#_x0000_t202" style="width:586.8pt;height:14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" fillcolor="white [3201]" strokecolor="#ffc000 [3207]" strokeweight="1pt">
                <v:textbox>
                  <w:txbxContent>
                    <w:tbl>
                      <w:tblPr>
                        <w:tblStyle w:val="TableGrid"/>
                        <w:tblW w:w="11520" w:type="dxa"/>
                        <w:tblLook w:val="04A0" w:firstRow="1" w:lastRow="0" w:firstColumn="1" w:lastColumn="0" w:noHBand="0" w:noVBand="1"/>
                      </w:tblPr>
                      <w:tblGrid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</w:tblGrid>
                      <w:tr w:rsidR="006374A2" w:rsidRPr="00352833" w14:paraId="550DF155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1310CCA1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0686F523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0276FF7C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2A33DB44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226F816B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2AC4BBD1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8660183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C54EE75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414CDF9C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3D2B4D19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V4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4139815D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I4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62498FC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P4</w:t>
                            </w:r>
                          </w:p>
                        </w:tc>
                      </w:tr>
                      <w:tr w:rsidR="006374A2" w:rsidRPr="00352833" w14:paraId="6AD3A927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12F0386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4B077D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0F19A2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FB4262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D28B1C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D38489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3460FC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1D89C0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DE6F57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062B75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61F219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357D00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2AE5280B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550D217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3CAE75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A1AE00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410851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8CDBCF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7D5FBE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72DE06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605AEB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30BCB1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67BF95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D1873D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E20C9A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3C181C0F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343E0B0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B3B08D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2CF7B3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CB60B7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EE3FB4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B2B9B1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2E9F2C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413E7A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AAADB6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7AF707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07B00C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9D9302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3F813E10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03F93C8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B93A8B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BB30C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4ABE5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07437F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592DE7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E6D1A6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A9AAA7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A8AC19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832A63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1E467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6824AE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0846A20A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5C36CF1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DB3990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E03263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9DE096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61BDD8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60E82D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5BD990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5A4096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10A14F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AD3A31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425B01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4E1DF7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162024DF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18C309E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D5F226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5B7BA9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47CE46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65419B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36A6AF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495C95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159D90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EE709B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06D02E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11557A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AD12FB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7CCC49B8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6A334AF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CD0ACC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C81BC4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820525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B03EB7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06DD50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09162D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48A16B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0965C4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35FA61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773184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576E21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6C9B186C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44350EF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28C85D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3F6FD4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55EFF1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86C994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940172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AC5D48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2779F0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21BC05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DAF387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6167CD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7C0DAE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1504EA23" w14:textId="77777777" w:rsidR="006374A2" w:rsidRDefault="006374A2" w:rsidP="00EB04F4">
                      <w:pPr>
                        <w:rPr>
                          <w:rFonts w:cs="B Nazanin"/>
                          <w:rtl/>
                        </w:rPr>
                      </w:pPr>
                    </w:p>
                    <w:p w14:paraId="789700C7" w14:textId="77777777" w:rsidR="006374A2" w:rsidRDefault="006374A2" w:rsidP="00EB04F4"/>
                  </w:txbxContent>
                </v:textbox>
                <w10:anchorlock/>
              </v:shape>
            </w:pict>
          </mc:Fallback>
        </mc:AlternateContent>
      </w:r>
    </w:p>
    <w:p w14:paraId="65626E7F" w14:textId="77777777" w:rsidR="00EE4466" w:rsidRPr="00577610" w:rsidRDefault="00EE4466" w:rsidP="00EE4466">
      <w:pPr>
        <w:ind w:left="-1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ج) بار اهمی- خازنی (مختلط)</w:t>
      </w:r>
    </w:p>
    <w:p w14:paraId="0C35D894" w14:textId="77777777" w:rsidR="00192FF2" w:rsidRPr="00577610" w:rsidRDefault="00192FF2" w:rsidP="00192FF2">
      <w:pPr>
        <w:ind w:left="-1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جدول 3:</w:t>
      </w:r>
    </w:p>
    <w:p w14:paraId="08C26276" w14:textId="08A5D6A1" w:rsidR="00EB04F4" w:rsidRPr="00577610" w:rsidRDefault="006A2147" w:rsidP="00EB04F4">
      <w:pPr>
        <w:ind w:left="-1260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1CC6E02" wp14:editId="6DA90807">
                <wp:extent cx="7475220" cy="1889760"/>
                <wp:effectExtent l="9525" t="10160" r="11430" b="14605"/>
                <wp:docPr id="18474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75220" cy="18897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5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  <w:gridCol w:w="960"/>
                            </w:tblGrid>
                            <w:tr w:rsidR="006374A2" w:rsidRPr="00352833" w14:paraId="00AE3A9F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7A66F220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A63AA5D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3C8B8BA0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0784ACC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31DA4D80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1EDBF5BA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776EAC52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6BD5B821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0105AB06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517EC159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06CC47B5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I4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  <w:hideMark/>
                                </w:tcPr>
                                <w:p w14:paraId="65E7978F" w14:textId="77777777" w:rsidR="006374A2" w:rsidRPr="00352833" w:rsidRDefault="006374A2" w:rsidP="00EB04F4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P4</w:t>
                                  </w:r>
                                </w:p>
                              </w:tc>
                            </w:tr>
                            <w:tr w:rsidR="006374A2" w:rsidRPr="00352833" w14:paraId="319FAE80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70B87E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06A88B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20B657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A414F2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686E78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06D2E1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78EE2F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FA685D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26A182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B2C36E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A42128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3CCC49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5BEA84DD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5F63AD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23B475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72D495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F62B1C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84AAA6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37746F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1E9877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6FF644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EB7F06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18DB69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4A2BAB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1E1BBB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21E779A1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EF7ED0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84CD7B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6FD88B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7719AA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C470D40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CD4318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37C193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AE0871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2AC0A1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D0D360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EDDB00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9B723D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5D74D8CB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831CCA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984571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50CF67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D577A5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FFDFA6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D7D341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7441FE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B89FC0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7974BA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23EF43B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42C40B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0BC938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0F070B9F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6ADBE6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26E9F3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8DE7EA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6AADDB0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AB8A03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7E8384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2C4AA4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DC54A7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4C7C8C6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F6E174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D80570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F97D65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2F4A5E53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C558CD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9089874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9CD622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73B14A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09379F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4BB073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611C1C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24474A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73BA6F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682624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301D96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8FDE51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37EB56F4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3116E1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EBA582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DD5AA0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8E9067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EAAE6D8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D66A2A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57A53EF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0F2AFF2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954B2A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1558A8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9B128A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C724C71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7CC7B7FC" w14:textId="77777777" w:rsidTr="00EF05FA">
                              <w:trPr>
                                <w:trHeight w:val="288"/>
                              </w:trPr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A73A88E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216283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47120E5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ABCEE35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D0B2F7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12985C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00FE2C6A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31FAA16C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770F6793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250578B7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5DF4BB8D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noWrap/>
                                </w:tcPr>
                                <w:p w14:paraId="10CBFD79" w14:textId="77777777" w:rsidR="006374A2" w:rsidRPr="00352833" w:rsidRDefault="006374A2" w:rsidP="00EB04F4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EA451F" w14:textId="77777777" w:rsidR="006374A2" w:rsidRDefault="006374A2" w:rsidP="00EB04F4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7A6A726D" w14:textId="77777777" w:rsidR="006374A2" w:rsidRDefault="006374A2" w:rsidP="00EB04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C6E02" id="Text Box 72" o:spid="_x0000_s1105" type="#_x0000_t202" style="width:588.6pt;height:14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tblStyle w:val="TableGrid"/>
                        <w:tblW w:w="11520" w:type="dxa"/>
                        <w:tblLook w:val="04A0" w:firstRow="1" w:lastRow="0" w:firstColumn="1" w:lastColumn="0" w:noHBand="0" w:noVBand="1"/>
                      </w:tblPr>
                      <w:tblGrid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  <w:gridCol w:w="960"/>
                      </w:tblGrid>
                      <w:tr w:rsidR="006374A2" w:rsidRPr="00352833" w14:paraId="00AE3A9F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7A66F220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A63AA5D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3C8B8BA0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0784ACC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31DA4D80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1EDBF5BA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P2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776EAC52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6BD5B821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0105AB06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P3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517EC159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V4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06CC47B5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I4</w:t>
                            </w:r>
                          </w:p>
                        </w:tc>
                        <w:tc>
                          <w:tcPr>
                            <w:tcW w:w="960" w:type="dxa"/>
                            <w:noWrap/>
                            <w:hideMark/>
                          </w:tcPr>
                          <w:p w14:paraId="65E7978F" w14:textId="77777777" w:rsidR="006374A2" w:rsidRPr="00352833" w:rsidRDefault="006374A2" w:rsidP="00EB04F4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P4</w:t>
                            </w:r>
                          </w:p>
                        </w:tc>
                      </w:tr>
                      <w:tr w:rsidR="006374A2" w:rsidRPr="00352833" w14:paraId="319FAE80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370B87E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06A88B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20B657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A414F2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686E78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06D2E1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78EE2F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FA685D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26A182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B2C36E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A42128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3CCC49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5BEA84DD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55F63AD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23B475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72D495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F62B1C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84AAA6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37746F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1E9877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6FF644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EB7F06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18DB69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4A2BAB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1E1BBB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21E779A1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4EF7ED0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84CD7B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6FD88B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7719AA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C470D40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CD4318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37C193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AE0871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2AC0A1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D0D360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EDDB00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9B723D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5D74D8CB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4831CCA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984571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50CF67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D577A5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FFDFA6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D7D341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7441FE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B89FC0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7974BA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23EF43B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42C40B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0BC938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0F070B9F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66ADBE6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26E9F3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8DE7EA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6AADDB0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AB8A03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7E8384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2C4AA4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DC54A7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4C7C8C6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F6E174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D80570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F97D65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2F4A5E53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1C558CD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9089874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9CD622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73B14A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09379F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4BB073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611C1C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24474A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73BA6F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682624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301D96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8FDE51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37EB56F4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53116E1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EBA582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DD5AA0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8E9067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EAAE6D8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D66A2A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57A53EF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0F2AFF2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954B2A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1558A8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9B128A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C724C71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7CC7B7FC" w14:textId="77777777" w:rsidTr="00EF05FA">
                        <w:trPr>
                          <w:trHeight w:val="288"/>
                        </w:trPr>
                        <w:tc>
                          <w:tcPr>
                            <w:tcW w:w="960" w:type="dxa"/>
                            <w:noWrap/>
                          </w:tcPr>
                          <w:p w14:paraId="5A73A88E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216283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47120E5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ABCEE35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D0B2F7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12985C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00FE2C6A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31FAA16C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770F6793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250578B7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5DF4BB8D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noWrap/>
                          </w:tcPr>
                          <w:p w14:paraId="10CBFD79" w14:textId="77777777" w:rsidR="006374A2" w:rsidRPr="00352833" w:rsidRDefault="006374A2" w:rsidP="00EB04F4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14EA451F" w14:textId="77777777" w:rsidR="006374A2" w:rsidRDefault="006374A2" w:rsidP="00EB04F4">
                      <w:pPr>
                        <w:rPr>
                          <w:rFonts w:cs="B Nazanin"/>
                          <w:rtl/>
                        </w:rPr>
                      </w:pPr>
                    </w:p>
                    <w:p w14:paraId="7A6A726D" w14:textId="77777777" w:rsidR="006374A2" w:rsidRDefault="006374A2" w:rsidP="00EB04F4"/>
                  </w:txbxContent>
                </v:textbox>
                <w10:anchorlock/>
              </v:shape>
            </w:pict>
          </mc:Fallback>
        </mc:AlternateContent>
      </w:r>
    </w:p>
    <w:p w14:paraId="2448014A" w14:textId="77777777" w:rsidR="00C21595" w:rsidRPr="00577610" w:rsidRDefault="00C21595" w:rsidP="00EE4466">
      <w:pPr>
        <w:ind w:left="-1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7966451A" w14:textId="77777777" w:rsidR="00EE4466" w:rsidRPr="00577610" w:rsidRDefault="00E1441F" w:rsidP="00EE4466">
      <w:pPr>
        <w:ind w:left="-1"/>
        <w:jc w:val="both"/>
        <w:rPr>
          <w:rFonts w:asciiTheme="majorBidi" w:hAnsiTheme="majorBidi" w:cs="B Nazanin"/>
          <w:b/>
          <w:bCs/>
          <w:sz w:val="24"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4-4-3 تعیین ضریب توان</w:t>
      </w:r>
    </w:p>
    <w:p w14:paraId="6375F2C0" w14:textId="77777777" w:rsidR="00E1441F" w:rsidRPr="00577610" w:rsidRDefault="00E1441F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نحوه محاسبه ضریب توان با توجه به نسبت دو جریان:</w:t>
      </w:r>
    </w:p>
    <w:p w14:paraId="3EEE96C7" w14:textId="77777777" w:rsidR="00E1441F" w:rsidRPr="00577610" w:rsidRDefault="00E1441F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(برای علاقه مندان: آیا می توانید این روش را با رسم نمودار فازوری نیز توجیه نمایید؟)</w:t>
      </w:r>
    </w:p>
    <w:p w14:paraId="621B20C4" w14:textId="23EC765C" w:rsidR="00E1441F" w:rsidRPr="00577610" w:rsidRDefault="006A2147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7D8FFCA" wp14:editId="6692AC64">
                <wp:extent cx="5760720" cy="2423160"/>
                <wp:effectExtent l="10160" t="15240" r="10795" b="9525"/>
                <wp:docPr id="184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4231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D16BD" w14:textId="77777777" w:rsidR="006374A2" w:rsidRDefault="006374A2" w:rsidP="00E1441F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5E3E0B8D" w14:textId="77777777" w:rsidR="006374A2" w:rsidRDefault="006374A2" w:rsidP="00E144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D8FFCA" id="Text Box 73" o:spid="_x0000_s1106" type="#_x0000_t202" style="width:453.6pt;height:1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" fillcolor="white [3201]" strokecolor="#70ad47 [3209]" strokeweight="1pt">
                <v:textbox>
                  <w:txbxContent>
                    <w:p w14:paraId="105D16BD" w14:textId="77777777" w:rsidR="006374A2" w:rsidRDefault="006374A2" w:rsidP="00E1441F">
                      <w:pPr>
                        <w:jc w:val="right"/>
                        <w:rPr>
                          <w:rtl/>
                        </w:rPr>
                      </w:pPr>
                    </w:p>
                    <w:p w14:paraId="5E3E0B8D" w14:textId="77777777" w:rsidR="006374A2" w:rsidRDefault="006374A2" w:rsidP="00E1441F"/>
                  </w:txbxContent>
                </v:textbox>
                <w10:anchorlock/>
              </v:shape>
            </w:pict>
          </mc:Fallback>
        </mc:AlternateContent>
      </w:r>
    </w:p>
    <w:p w14:paraId="45C4DC30" w14:textId="77777777" w:rsidR="00E1441F" w:rsidRPr="00577610" w:rsidRDefault="00E1441F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4:</w:t>
      </w:r>
    </w:p>
    <w:p w14:paraId="2C40073D" w14:textId="73D052DF" w:rsidR="00E1441F" w:rsidRPr="00577610" w:rsidRDefault="006A2147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34F8496" wp14:editId="0F601347">
                <wp:extent cx="5744845" cy="1089660"/>
                <wp:effectExtent l="10160" t="12065" r="7620" b="12700"/>
                <wp:docPr id="18472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10896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B9689" w14:textId="77777777" w:rsidR="006374A2" w:rsidRDefault="006374A2" w:rsidP="00E1441F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7200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936"/>
                              <w:gridCol w:w="960"/>
                              <w:gridCol w:w="888"/>
                              <w:gridCol w:w="936"/>
                              <w:gridCol w:w="924"/>
                              <w:gridCol w:w="888"/>
                              <w:gridCol w:w="888"/>
                              <w:gridCol w:w="780"/>
                            </w:tblGrid>
                            <w:tr w:rsidR="006374A2" w:rsidRPr="004C0EBF" w14:paraId="5312CB09" w14:textId="77777777" w:rsidTr="00EF05FA">
                              <w:trPr>
                                <w:trHeight w:val="507"/>
                                <w:jc w:val="center"/>
                              </w:trPr>
                              <w:tc>
                                <w:tcPr>
                                  <w:tcW w:w="936" w:type="dxa"/>
                                  <w:vAlign w:val="center"/>
                                </w:tcPr>
                                <w:p w14:paraId="73FAAC5B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Align w:val="center"/>
                                </w:tcPr>
                                <w:p w14:paraId="72B30DCD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vAlign w:val="center"/>
                                </w:tcPr>
                                <w:p w14:paraId="5A255D4B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vAlign w:val="center"/>
                                </w:tcPr>
                                <w:p w14:paraId="6678EEC5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486CE451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vAlign w:val="center"/>
                                </w:tcPr>
                                <w:p w14:paraId="147FCEB8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vAlign w:val="center"/>
                                </w:tcPr>
                                <w:p w14:paraId="062A33C7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 w14:paraId="1C10FEFC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374A2" w:rsidRPr="004C0EBF" w14:paraId="49D08D82" w14:textId="77777777" w:rsidTr="00EF05FA">
                              <w:trPr>
                                <w:jc w:val="center"/>
                              </w:trPr>
                              <w:tc>
                                <w:tcPr>
                                  <w:tcW w:w="936" w:type="dxa"/>
                                  <w:vAlign w:val="center"/>
                                </w:tcPr>
                                <w:p w14:paraId="1303E8AC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center"/>
                                </w:tcPr>
                                <w:p w14:paraId="1801BE24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  <w:vAlign w:val="center"/>
                                </w:tcPr>
                                <w:p w14:paraId="15E832A3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vAlign w:val="center"/>
                                </w:tcPr>
                                <w:p w14:paraId="07EB5C9A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4" w:type="dxa"/>
                                  <w:vAlign w:val="center"/>
                                </w:tcPr>
                                <w:p w14:paraId="6B4C3B10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  <w:vAlign w:val="center"/>
                                </w:tcPr>
                                <w:p w14:paraId="6682BAB7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8" w:type="dxa"/>
                                  <w:vAlign w:val="center"/>
                                </w:tcPr>
                                <w:p w14:paraId="4041D985" w14:textId="77777777" w:rsidR="006374A2" w:rsidRPr="004C0EBF" w:rsidRDefault="006374A2" w:rsidP="00E1441F">
                                  <w:pPr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 w14:paraId="39429164" w14:textId="77777777" w:rsidR="006374A2" w:rsidRPr="004C0EBF" w:rsidRDefault="006374A2" w:rsidP="00E1441F">
                                  <w:pPr>
                                    <w:keepNext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D18872" w14:textId="77777777" w:rsidR="006374A2" w:rsidRDefault="006374A2" w:rsidP="00E144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4F8496" id="Text Box 74" o:spid="_x0000_s1107" type="#_x0000_t202" style="width:452.35pt;height:8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" fillcolor="white [3201]" strokecolor="#ffc000 [3207]" strokeweight="1pt">
                <v:textbox>
                  <w:txbxContent>
                    <w:p w14:paraId="07EB9689" w14:textId="77777777" w:rsidR="006374A2" w:rsidRDefault="006374A2" w:rsidP="00E1441F">
                      <w:pPr>
                        <w:rPr>
                          <w:rFonts w:cs="B Nazanin"/>
                          <w:rtl/>
                        </w:rPr>
                      </w:pPr>
                    </w:p>
                    <w:tbl>
                      <w:tblPr>
                        <w:bidiVisual/>
                        <w:tblW w:w="7200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936"/>
                        <w:gridCol w:w="960"/>
                        <w:gridCol w:w="888"/>
                        <w:gridCol w:w="936"/>
                        <w:gridCol w:w="924"/>
                        <w:gridCol w:w="888"/>
                        <w:gridCol w:w="888"/>
                        <w:gridCol w:w="780"/>
                      </w:tblGrid>
                      <w:tr w:rsidR="006374A2" w:rsidRPr="004C0EBF" w14:paraId="5312CB09" w14:textId="77777777" w:rsidTr="00EF05FA">
                        <w:trPr>
                          <w:trHeight w:val="507"/>
                          <w:jc w:val="center"/>
                        </w:trPr>
                        <w:tc>
                          <w:tcPr>
                            <w:tcW w:w="936" w:type="dxa"/>
                            <w:vAlign w:val="center"/>
                          </w:tcPr>
                          <w:p w14:paraId="73FAAC5B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60" w:type="dxa"/>
                            <w:vAlign w:val="center"/>
                          </w:tcPr>
                          <w:p w14:paraId="72B30DCD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888" w:type="dxa"/>
                            <w:vAlign w:val="center"/>
                          </w:tcPr>
                          <w:p w14:paraId="5A255D4B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6" w:type="dxa"/>
                            <w:vAlign w:val="center"/>
                          </w:tcPr>
                          <w:p w14:paraId="6678EEC5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24" w:type="dxa"/>
                            <w:vAlign w:val="center"/>
                          </w:tcPr>
                          <w:p w14:paraId="486CE451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88" w:type="dxa"/>
                            <w:vAlign w:val="center"/>
                          </w:tcPr>
                          <w:p w14:paraId="147FCEB8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88" w:type="dxa"/>
                            <w:vAlign w:val="center"/>
                          </w:tcPr>
                          <w:p w14:paraId="062A33C7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 w14:paraId="1C10FEFC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6374A2" w:rsidRPr="004C0EBF" w14:paraId="49D08D82" w14:textId="77777777" w:rsidTr="00EF05FA">
                        <w:trPr>
                          <w:jc w:val="center"/>
                        </w:trPr>
                        <w:tc>
                          <w:tcPr>
                            <w:tcW w:w="936" w:type="dxa"/>
                            <w:vAlign w:val="center"/>
                          </w:tcPr>
                          <w:p w14:paraId="1303E8AC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Align w:val="center"/>
                          </w:tcPr>
                          <w:p w14:paraId="1801BE24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  <w:vAlign w:val="center"/>
                          </w:tcPr>
                          <w:p w14:paraId="15E832A3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vAlign w:val="center"/>
                          </w:tcPr>
                          <w:p w14:paraId="07EB5C9A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4" w:type="dxa"/>
                            <w:vAlign w:val="center"/>
                          </w:tcPr>
                          <w:p w14:paraId="6B4C3B10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  <w:vAlign w:val="center"/>
                          </w:tcPr>
                          <w:p w14:paraId="6682BAB7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88" w:type="dxa"/>
                            <w:vAlign w:val="center"/>
                          </w:tcPr>
                          <w:p w14:paraId="4041D985" w14:textId="77777777" w:rsidR="006374A2" w:rsidRPr="004C0EBF" w:rsidRDefault="006374A2" w:rsidP="00E1441F">
                            <w:pPr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 w14:paraId="39429164" w14:textId="77777777" w:rsidR="006374A2" w:rsidRPr="004C0EBF" w:rsidRDefault="006374A2" w:rsidP="00E1441F">
                            <w:pPr>
                              <w:keepNext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60D18872" w14:textId="77777777" w:rsidR="006374A2" w:rsidRDefault="006374A2" w:rsidP="00E1441F"/>
                  </w:txbxContent>
                </v:textbox>
                <w10:anchorlock/>
              </v:shape>
            </w:pict>
          </mc:Fallback>
        </mc:AlternateContent>
      </w:r>
    </w:p>
    <w:p w14:paraId="2F6274EB" w14:textId="77777777" w:rsidR="00776728" w:rsidRPr="00577610" w:rsidRDefault="00776728" w:rsidP="00776728">
      <w:pPr>
        <w:pStyle w:val="Heading1"/>
        <w:rPr>
          <w:rFonts w:asciiTheme="majorBidi" w:hAnsiTheme="majorBidi" w:cs="B Nazanin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sz w:val="24"/>
          <w:szCs w:val="28"/>
          <w:u w:val="none"/>
          <w:rtl/>
        </w:rPr>
        <w:t xml:space="preserve">3-5 پرسش و محاسبه </w:t>
      </w:r>
    </w:p>
    <w:p w14:paraId="6F2C3954" w14:textId="1E2FB400" w:rsidR="00776728" w:rsidRPr="0086098F" w:rsidRDefault="00776728" w:rsidP="0086098F">
      <w:pPr>
        <w:pStyle w:val="ListParagraph"/>
        <w:numPr>
          <w:ilvl w:val="0"/>
          <w:numId w:val="19"/>
        </w:numPr>
        <w:jc w:val="lowKashida"/>
        <w:rPr>
          <w:rFonts w:asciiTheme="majorBidi" w:hAnsiTheme="majorBidi" w:cs="B Nazanin"/>
          <w:sz w:val="24"/>
        </w:rPr>
      </w:pPr>
      <w:r w:rsidRPr="0086098F">
        <w:rPr>
          <w:rFonts w:asciiTheme="majorBidi" w:hAnsiTheme="majorBidi" w:cs="B Nazanin"/>
          <w:sz w:val="24"/>
          <w:rtl/>
        </w:rPr>
        <w:t>در آزمايش</w:t>
      </w:r>
      <w:r w:rsidRPr="0086098F">
        <w:rPr>
          <w:rFonts w:asciiTheme="majorBidi" w:hAnsiTheme="majorBidi" w:cs="B Nazanin"/>
          <w:sz w:val="24"/>
          <w:rtl/>
          <w:lang w:bidi="fa-IR"/>
        </w:rPr>
        <w:t xml:space="preserve"> 3-4-1،</w:t>
      </w:r>
      <w:r w:rsidRPr="0086098F">
        <w:rPr>
          <w:rFonts w:asciiTheme="majorBidi" w:hAnsiTheme="majorBidi" w:cs="B Nazanin"/>
          <w:sz w:val="24"/>
          <w:rtl/>
        </w:rPr>
        <w:t xml:space="preserve"> نسبت ولتاژ ثانويه به اوليه </w:t>
      </w:r>
      <w:r w:rsidR="00123DF4" w:rsidRPr="0086098F">
        <w:rPr>
          <w:rFonts w:asciiTheme="majorBidi" w:hAnsiTheme="majorBidi" w:cs="B Nazanin"/>
          <w:sz w:val="24"/>
          <w:rtl/>
        </w:rPr>
        <w:t xml:space="preserve"> </w:t>
      </w:r>
      <w:r w:rsidRPr="0086098F">
        <w:rPr>
          <w:rFonts w:asciiTheme="majorBidi" w:hAnsiTheme="majorBidi" w:cs="B Nazanin"/>
          <w:sz w:val="24"/>
          <w:rtl/>
        </w:rPr>
        <w:t>را بدست آوريد و با مقدار نظری آن مقايسه كنيد.</w:t>
      </w:r>
    </w:p>
    <w:p w14:paraId="0EA0432E" w14:textId="0A071596" w:rsidR="0045390B" w:rsidRPr="00577610" w:rsidRDefault="006A2147" w:rsidP="00EF4BBC">
      <w:pPr>
        <w:ind w:left="90"/>
        <w:jc w:val="lowKashida"/>
        <w:rPr>
          <w:rFonts w:asciiTheme="majorBidi" w:hAnsiTheme="majorBidi" w:cs="B Nazanin"/>
          <w:sz w:val="24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2EA2CED" wp14:editId="30500CC8">
                <wp:extent cx="5640705" cy="2927985"/>
                <wp:effectExtent l="9525" t="14605" r="7620" b="10160"/>
                <wp:docPr id="1847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05" cy="29279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D9F6D" w14:textId="77777777" w:rsidR="006374A2" w:rsidRPr="00302672" w:rsidRDefault="00000000" w:rsidP="00302672">
                            <w:pPr>
                              <w:rPr>
                                <w:rFonts w:eastAsiaTheme="minorEastAsia"/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V2phase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V1phase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theory=</m:t>
                                </m:r>
                              </m:oMath>
                            </m:oMathPara>
                          </w:p>
                          <w:p w14:paraId="5DE9CAB9" w14:textId="77777777" w:rsidR="006374A2" w:rsidRPr="00302672" w:rsidRDefault="00000000" w:rsidP="00302672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V2phase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V1phase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y-y=</m:t>
                                </m:r>
                              </m:oMath>
                            </m:oMathPara>
                          </w:p>
                          <w:p w14:paraId="6D1308E6" w14:textId="77777777" w:rsidR="006374A2" w:rsidRPr="00302672" w:rsidRDefault="00000000" w:rsidP="00302672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V2phase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V1phase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y-Δ=</m:t>
                                </m:r>
                              </m:oMath>
                            </m:oMathPara>
                          </w:p>
                          <w:p w14:paraId="0E495CC3" w14:textId="77777777" w:rsidR="006374A2" w:rsidRPr="00302672" w:rsidRDefault="00000000" w:rsidP="00302672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V2phase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V1phase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Δ-y=</m:t>
                                </m:r>
                              </m:oMath>
                            </m:oMathPara>
                          </w:p>
                          <w:p w14:paraId="2F786C66" w14:textId="77777777" w:rsidR="006374A2" w:rsidRPr="00302672" w:rsidRDefault="00000000" w:rsidP="00302672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V2phase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V1phase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Δ-Δ=</m:t>
                                </m:r>
                              </m:oMath>
                            </m:oMathPara>
                          </w:p>
                          <w:p w14:paraId="39E34A70" w14:textId="77777777" w:rsidR="006374A2" w:rsidRPr="00302672" w:rsidRDefault="006374A2" w:rsidP="003026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EA2CED" id="Text Box 76" o:spid="_x0000_s1108" type="#_x0000_t202" style="width:444.15pt;height:2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" fillcolor="white [3201]" strokecolor="#70ad47 [3209]" strokeweight="1pt">
                <v:textbox>
                  <w:txbxContent>
                    <w:p w14:paraId="154D9F6D" w14:textId="77777777" w:rsidR="006374A2" w:rsidRPr="00302672" w:rsidRDefault="00000000" w:rsidP="00302672">
                      <w:pPr>
                        <w:rPr>
                          <w:rFonts w:eastAsiaTheme="minorEastAsia"/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V2phase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V1phase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theory=</m:t>
                          </m:r>
                        </m:oMath>
                      </m:oMathPara>
                    </w:p>
                    <w:p w14:paraId="5DE9CAB9" w14:textId="77777777" w:rsidR="006374A2" w:rsidRPr="00302672" w:rsidRDefault="00000000" w:rsidP="00302672">
                      <w:pPr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V2phase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V1phase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y-y=</m:t>
                          </m:r>
                        </m:oMath>
                      </m:oMathPara>
                    </w:p>
                    <w:p w14:paraId="6D1308E6" w14:textId="77777777" w:rsidR="006374A2" w:rsidRPr="00302672" w:rsidRDefault="00000000" w:rsidP="00302672">
                      <w:pPr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V2phase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V1phase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y-Δ=</m:t>
                          </m:r>
                        </m:oMath>
                      </m:oMathPara>
                    </w:p>
                    <w:p w14:paraId="0E495CC3" w14:textId="77777777" w:rsidR="006374A2" w:rsidRPr="00302672" w:rsidRDefault="00000000" w:rsidP="00302672">
                      <w:pPr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V2phase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V1phase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Δ-y=</m:t>
                          </m:r>
                        </m:oMath>
                      </m:oMathPara>
                    </w:p>
                    <w:p w14:paraId="2F786C66" w14:textId="77777777" w:rsidR="006374A2" w:rsidRPr="00302672" w:rsidRDefault="00000000" w:rsidP="00302672">
                      <w:pPr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V2phase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V1phase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Δ-Δ=</m:t>
                          </m:r>
                        </m:oMath>
                      </m:oMathPara>
                    </w:p>
                    <w:p w14:paraId="39E34A70" w14:textId="77777777" w:rsidR="006374A2" w:rsidRPr="00302672" w:rsidRDefault="006374A2" w:rsidP="00302672"/>
                  </w:txbxContent>
                </v:textbox>
                <w10:anchorlock/>
              </v:shape>
            </w:pict>
          </mc:Fallback>
        </mc:AlternateContent>
      </w:r>
    </w:p>
    <w:p w14:paraId="0781341A" w14:textId="738E25FC" w:rsidR="003E222C" w:rsidRPr="0086098F" w:rsidRDefault="0086098F" w:rsidP="0086098F">
      <w:pPr>
        <w:ind w:left="359"/>
        <w:rPr>
          <w:rFonts w:cs="B Nazanin"/>
          <w:sz w:val="24"/>
        </w:rPr>
      </w:pPr>
      <w:r>
        <w:rPr>
          <w:rFonts w:cs="B Nazanin" w:hint="cs"/>
          <w:sz w:val="24"/>
          <w:rtl/>
        </w:rPr>
        <w:t xml:space="preserve">2) </w:t>
      </w:r>
      <w:r w:rsidR="003E222C" w:rsidRPr="0086098F">
        <w:rPr>
          <w:rFonts w:cs="B Nazanin" w:hint="cs"/>
          <w:sz w:val="24"/>
          <w:rtl/>
        </w:rPr>
        <w:t>در آزمایش 3-4-2 چرا دامنه جریان حالت دائمی هر دو بار به هم نزدیک ولی بخش گذرا می تواند متفاوت باشد؟</w:t>
      </w:r>
      <w:commentRangeStart w:id="0"/>
      <w:commentRangeEnd w:id="0"/>
      <w:r w:rsidR="003E222C">
        <w:rPr>
          <w:rStyle w:val="CommentReference"/>
          <w:rtl/>
        </w:rPr>
        <w:commentReference w:id="0"/>
      </w:r>
      <w:ins w:id="1" w:author="Shaghayegh G. Shahbazi" w:date="2023-09-13T10:37:00Z">
        <w:r>
          <w:rPr>
            <w:rFonts w:asciiTheme="majorBidi" w:hAnsiTheme="majorBidi" w:cs="B Nazanin"/>
            <w:noProof/>
          </w:rPr>
          <mc:AlternateContent>
            <mc:Choice Requires="wps">
              <w:drawing>
                <wp:inline distT="0" distB="0" distL="0" distR="0" wp14:anchorId="2F543114" wp14:editId="4BEBA1E9">
                  <wp:extent cx="5707380" cy="3025140"/>
                  <wp:effectExtent l="10160" t="15240" r="6985" b="7620"/>
                  <wp:docPr id="11" name="Text Box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07380" cy="302514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AADAA" w14:textId="77777777" w:rsidR="0086098F" w:rsidRPr="00302672" w:rsidRDefault="0086098F" w:rsidP="0086098F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2F543114" id="Text Box 82" o:spid="_x0000_s1109" type="#_x0000_t202" style="width:449.4pt;height:2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" fillcolor="white [3201]" strokecolor="#70ad47 [3209]" strokeweight="1pt">
                  <v:textbox>
                    <w:txbxContent>
                      <w:p w14:paraId="570AADAA" w14:textId="77777777" w:rsidR="0086098F" w:rsidRPr="00302672" w:rsidRDefault="0086098F" w:rsidP="0086098F">
                        <w:pPr>
                          <w:rPr>
                            <w:rtl/>
                            <w:lang w:bidi="fa-IR"/>
                          </w:rPr>
                        </w:pPr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353DF256" w14:textId="4B1D4D10" w:rsidR="00776728" w:rsidRPr="00577610" w:rsidRDefault="0086098F" w:rsidP="0086098F">
      <w:pPr>
        <w:spacing w:before="240"/>
        <w:ind w:left="359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 w:hint="cs"/>
          <w:sz w:val="24"/>
          <w:rtl/>
        </w:rPr>
        <w:lastRenderedPageBreak/>
        <w:t xml:space="preserve">3) </w:t>
      </w:r>
      <w:r w:rsidR="00776728" w:rsidRPr="00577610">
        <w:rPr>
          <w:rFonts w:asciiTheme="majorBidi" w:hAnsiTheme="majorBidi" w:cs="B Nazanin"/>
          <w:sz w:val="24"/>
          <w:rtl/>
        </w:rPr>
        <w:t xml:space="preserve">تنظیم ولتاژ را </w:t>
      </w:r>
      <w:r w:rsidR="007C27CC" w:rsidRPr="00577610">
        <w:rPr>
          <w:rFonts w:asciiTheme="majorBidi" w:hAnsiTheme="majorBidi" w:cs="B Nazanin"/>
          <w:sz w:val="24"/>
          <w:rtl/>
        </w:rPr>
        <w:t xml:space="preserve">در بار اهمي  </w:t>
      </w:r>
      <w:r w:rsidR="009C19B8" w:rsidRPr="00577610">
        <w:rPr>
          <w:rFonts w:asciiTheme="majorBidi" w:hAnsiTheme="majorBidi" w:cs="B Nazanin"/>
          <w:sz w:val="24"/>
          <w:rtl/>
        </w:rPr>
        <w:t>خالص</w:t>
      </w:r>
      <w:r w:rsidR="009C19B8" w:rsidRPr="00577610">
        <w:rPr>
          <w:rFonts w:asciiTheme="majorBidi" w:hAnsiTheme="majorBidi" w:cs="B Nazanin"/>
          <w:sz w:val="24"/>
          <w:rtl/>
          <w:lang w:bidi="fa-IR"/>
        </w:rPr>
        <w:t xml:space="preserve">، اهمی-سلفی و اهمی-خازنی </w:t>
      </w:r>
      <w:r w:rsidR="00776728" w:rsidRPr="00577610">
        <w:rPr>
          <w:rFonts w:asciiTheme="majorBidi" w:hAnsiTheme="majorBidi" w:cs="B Nazanin"/>
          <w:sz w:val="24"/>
          <w:rtl/>
        </w:rPr>
        <w:t>محاسبه كنيد و پس از مقايسه با بار اهمي،</w:t>
      </w:r>
      <w:r w:rsidR="009C19B8" w:rsidRPr="00577610">
        <w:rPr>
          <w:rFonts w:asciiTheme="majorBidi" w:hAnsiTheme="majorBidi" w:cs="B Nazanin"/>
          <w:sz w:val="24"/>
          <w:rtl/>
        </w:rPr>
        <w:t xml:space="preserve"> علت اختلاف را شرح دهيد.</w:t>
      </w:r>
    </w:p>
    <w:p w14:paraId="248690AE" w14:textId="0175C18A" w:rsidR="002844FD" w:rsidRPr="00577610" w:rsidRDefault="006A2147" w:rsidP="002844FD">
      <w:pPr>
        <w:ind w:left="359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DAC12B0" wp14:editId="5953DDED">
                <wp:extent cx="5760720" cy="3877945"/>
                <wp:effectExtent l="10160" t="15240" r="10795" b="12065"/>
                <wp:docPr id="18470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3877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D3386" w14:textId="77777777" w:rsidR="006374A2" w:rsidRPr="00CF75BD" w:rsidRDefault="006374A2" w:rsidP="004E08C1">
                            <w:pPr>
                              <w:jc w:val="right"/>
                              <w:rPr>
                                <w:rFonts w:eastAsiaTheme="minorEastAsia"/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VR %=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230-Vfl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×100</m:t>
                                </m:r>
                              </m:oMath>
                            </m:oMathPara>
                          </w:p>
                          <w:p w14:paraId="081E76B9" w14:textId="77777777" w:rsidR="006374A2" w:rsidRPr="004E08C1" w:rsidRDefault="006374A2" w:rsidP="004E08C1">
                            <w:pPr>
                              <w:jc w:val="right"/>
                              <w:rPr>
                                <w:rFonts w:eastAsiaTheme="minorEastAsia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5286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112"/>
                              <w:gridCol w:w="686"/>
                              <w:gridCol w:w="1040"/>
                              <w:gridCol w:w="686"/>
                              <w:gridCol w:w="881"/>
                              <w:gridCol w:w="881"/>
                            </w:tblGrid>
                            <w:tr w:rsidR="006374A2" w:rsidRPr="00352833" w14:paraId="596F0794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  <w:hideMark/>
                                </w:tcPr>
                                <w:p w14:paraId="13BD3EEC" w14:textId="77777777" w:rsidR="006374A2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V3</w:t>
                                  </w:r>
                                </w:p>
                                <w:p w14:paraId="5E23A18C" w14:textId="77777777" w:rsidR="006374A2" w:rsidRPr="00352833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اهمی</w:t>
                                  </w:r>
                                  <w:r>
                                    <w:rPr>
                                      <w:rFonts w:ascii="Calibri" w:hAnsi="Calibri" w:cs="Calibri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 w:hAnsi="Calibri" w:cs="Times New Roman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خازنی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17F97272" w14:textId="77777777" w:rsidR="006374A2" w:rsidRPr="00352833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VR %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57A8392F" w14:textId="77777777" w:rsidR="006374A2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V3</w:t>
                                  </w:r>
                                  <w:r>
                                    <w:rPr>
                                      <w:rFonts w:ascii="Calibri" w:hAnsi="Calibri" w:cs="Calibri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6BA69BA2" w14:textId="77777777" w:rsidR="006374A2" w:rsidRPr="00352833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اهمی</w:t>
                                  </w:r>
                                  <w:r>
                                    <w:rPr>
                                      <w:rFonts w:ascii="Calibri" w:hAnsi="Calibri" w:cs="Calibri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 w:hAnsi="Calibri" w:cs="Times New Roman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سلفی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71AD94B4" w14:textId="77777777" w:rsidR="006374A2" w:rsidRPr="00352833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VR %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2B2EAB2A" w14:textId="77777777" w:rsidR="006374A2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35283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V3</w:t>
                                  </w:r>
                                  <w:r>
                                    <w:rPr>
                                      <w:rFonts w:ascii="Calibri" w:hAnsi="Calibri" w:cs="Calibri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386921C8" w14:textId="77777777" w:rsidR="006374A2" w:rsidRPr="00352833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 w:hint="cs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اهمی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3441BFFC" w14:textId="77777777" w:rsidR="006374A2" w:rsidRPr="00352833" w:rsidRDefault="006374A2" w:rsidP="007C27CC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VR %</w:t>
                                  </w:r>
                                </w:p>
                              </w:tc>
                            </w:tr>
                            <w:tr w:rsidR="006374A2" w:rsidRPr="00352833" w14:paraId="11D1050A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13829B39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1489A71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7FDCA8FF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4F4C37F2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3A0B1BC0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5734709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509EF5EE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1ABB077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141AD20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63F80FF0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3E884946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0D6FC92A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148515B8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784C2D22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7D4D8D3D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23305EF0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11B6E7BF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30E53399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63F94AA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6DB29D5F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039AD2B4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1D6C79A6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6583985D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0479176F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3484A32A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5F7451AE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0C6E6EB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011BFEAD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659203E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2DAC9DD2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522F402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79BD013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62E48E25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752E0252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2D3638F2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2A05E221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3EC0D711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07078CA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47AC440D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36BB8EF3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5467CD2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11516029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14336559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12C3BB1C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79EDE85A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36F7B3F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57BFDA87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762F580A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352833" w14:paraId="5823DAEF" w14:textId="77777777" w:rsidTr="007C27CC">
                              <w:trPr>
                                <w:trHeight w:val="337"/>
                                <w:jc w:val="center"/>
                              </w:trPr>
                              <w:tc>
                                <w:tcPr>
                                  <w:tcW w:w="1112" w:type="dxa"/>
                                  <w:noWrap/>
                                </w:tcPr>
                                <w:p w14:paraId="79E2C75A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0C06CC52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7BD92CBE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</w:tcPr>
                                <w:p w14:paraId="559675C0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083022FE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39BB0E64" w14:textId="77777777" w:rsidR="006374A2" w:rsidRPr="00352833" w:rsidRDefault="006374A2" w:rsidP="007C27CC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92DD09" w14:textId="77777777" w:rsidR="006374A2" w:rsidRPr="00302672" w:rsidRDefault="006374A2" w:rsidP="004E08C1">
                            <w:pPr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مقایسه و علت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AC12B0" id="Text Box 79" o:spid="_x0000_s1110" type="#_x0000_t202" style="width:453.6pt;height:30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" fillcolor="white [3201]" strokecolor="#70ad47 [3209]" strokeweight="1pt">
                <v:textbox>
                  <w:txbxContent>
                    <w:p w14:paraId="532D3386" w14:textId="77777777" w:rsidR="006374A2" w:rsidRPr="00CF75BD" w:rsidRDefault="006374A2" w:rsidP="004E08C1">
                      <w:pPr>
                        <w:jc w:val="right"/>
                        <w:rPr>
                          <w:rFonts w:eastAsiaTheme="minorEastAsia"/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VR %=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230-Vfl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230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×100</m:t>
                          </m:r>
                        </m:oMath>
                      </m:oMathPara>
                    </w:p>
                    <w:p w14:paraId="081E76B9" w14:textId="77777777" w:rsidR="006374A2" w:rsidRPr="004E08C1" w:rsidRDefault="006374A2" w:rsidP="004E08C1">
                      <w:pPr>
                        <w:jc w:val="right"/>
                        <w:rPr>
                          <w:rFonts w:eastAsiaTheme="minorEastAsia"/>
                        </w:rPr>
                      </w:pPr>
                    </w:p>
                    <w:tbl>
                      <w:tblPr>
                        <w:tblStyle w:val="TableGrid"/>
                        <w:tblW w:w="5286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112"/>
                        <w:gridCol w:w="686"/>
                        <w:gridCol w:w="1040"/>
                        <w:gridCol w:w="686"/>
                        <w:gridCol w:w="881"/>
                        <w:gridCol w:w="881"/>
                      </w:tblGrid>
                      <w:tr w:rsidR="006374A2" w:rsidRPr="00352833" w14:paraId="596F0794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  <w:hideMark/>
                          </w:tcPr>
                          <w:p w14:paraId="13BD3EEC" w14:textId="77777777" w:rsidR="006374A2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V3</w:t>
                            </w:r>
                          </w:p>
                          <w:p w14:paraId="5E23A18C" w14:textId="77777777" w:rsidR="006374A2" w:rsidRPr="00352833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اهمی</w:t>
                            </w:r>
                            <w:r>
                              <w:rPr>
                                <w:rFonts w:ascii="Calibri" w:hAnsi="Calibri" w:cs="Calibri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Calibri" w:hAnsi="Calibri" w:cs="Times New Roma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خازنی</w:t>
                            </w:r>
                          </w:p>
                        </w:tc>
                        <w:tc>
                          <w:tcPr>
                            <w:tcW w:w="686" w:type="dxa"/>
                          </w:tcPr>
                          <w:p w14:paraId="17F97272" w14:textId="77777777" w:rsidR="006374A2" w:rsidRPr="00352833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VR %</w:t>
                            </w:r>
                          </w:p>
                        </w:tc>
                        <w:tc>
                          <w:tcPr>
                            <w:tcW w:w="1040" w:type="dxa"/>
                          </w:tcPr>
                          <w:p w14:paraId="57A8392F" w14:textId="77777777" w:rsidR="006374A2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V3</w:t>
                            </w:r>
                            <w:r>
                              <w:rPr>
                                <w:rFonts w:ascii="Calibri" w:hAnsi="Calibri" w:cs="Calibri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  <w:p w14:paraId="6BA69BA2" w14:textId="77777777" w:rsidR="006374A2" w:rsidRPr="00352833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اهمی</w:t>
                            </w:r>
                            <w:r>
                              <w:rPr>
                                <w:rFonts w:ascii="Calibri" w:hAnsi="Calibri" w:cs="Calibri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Calibri" w:hAnsi="Calibri" w:cs="Times New Roma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سلفی</w:t>
                            </w:r>
                          </w:p>
                        </w:tc>
                        <w:tc>
                          <w:tcPr>
                            <w:tcW w:w="686" w:type="dxa"/>
                          </w:tcPr>
                          <w:p w14:paraId="71AD94B4" w14:textId="77777777" w:rsidR="006374A2" w:rsidRPr="00352833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VR %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2B2EAB2A" w14:textId="77777777" w:rsidR="006374A2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35283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V3</w:t>
                            </w:r>
                            <w:r>
                              <w:rPr>
                                <w:rFonts w:ascii="Calibri" w:hAnsi="Calibri" w:cs="Calibri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  <w:p w14:paraId="386921C8" w14:textId="77777777" w:rsidR="006374A2" w:rsidRPr="00352833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اهمی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3441BFFC" w14:textId="77777777" w:rsidR="006374A2" w:rsidRPr="00352833" w:rsidRDefault="006374A2" w:rsidP="007C27CC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VR %</w:t>
                            </w:r>
                          </w:p>
                        </w:tc>
                      </w:tr>
                      <w:tr w:rsidR="006374A2" w:rsidRPr="00352833" w14:paraId="11D1050A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13829B39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1489A71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7FDCA8FF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4F4C37F2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3A0B1BC0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5734709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509EF5EE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1ABB077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141AD20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63F80FF0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3E884946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0D6FC92A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148515B8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784C2D22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7D4D8D3D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23305EF0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11B6E7BF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30E53399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63F94AA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6DB29D5F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039AD2B4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1D6C79A6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6583985D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0479176F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3484A32A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5F7451AE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0C6E6EB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011BFEAD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659203E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2DAC9DD2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522F402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79BD013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62E48E25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752E0252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2D3638F2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2A05E221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3EC0D711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07078CA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47AC440D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36BB8EF3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5467CD2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11516029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14336559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12C3BB1C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79EDE85A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36F7B3F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57BFDA87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762F580A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352833" w14:paraId="5823DAEF" w14:textId="77777777" w:rsidTr="007C27CC">
                        <w:trPr>
                          <w:trHeight w:val="337"/>
                          <w:jc w:val="center"/>
                        </w:trPr>
                        <w:tc>
                          <w:tcPr>
                            <w:tcW w:w="1112" w:type="dxa"/>
                            <w:noWrap/>
                          </w:tcPr>
                          <w:p w14:paraId="79E2C75A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0C06CC52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7BD92CBE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</w:tcPr>
                          <w:p w14:paraId="559675C0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083022FE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81" w:type="dxa"/>
                          </w:tcPr>
                          <w:p w14:paraId="39BB0E64" w14:textId="77777777" w:rsidR="006374A2" w:rsidRPr="00352833" w:rsidRDefault="006374A2" w:rsidP="007C27CC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7292DD09" w14:textId="77777777" w:rsidR="006374A2" w:rsidRPr="00302672" w:rsidRDefault="006374A2" w:rsidP="004E08C1">
                      <w:pPr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مقایسه و علت 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6928F8" w14:textId="34F78081" w:rsidR="00776728" w:rsidRPr="00577610" w:rsidRDefault="0086098F" w:rsidP="0086098F">
      <w:pPr>
        <w:ind w:left="359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 w:hint="cs"/>
          <w:sz w:val="24"/>
          <w:rtl/>
        </w:rPr>
        <w:t xml:space="preserve">4) </w:t>
      </w:r>
      <w:r w:rsidR="00776728" w:rsidRPr="00577610">
        <w:rPr>
          <w:rFonts w:asciiTheme="majorBidi" w:hAnsiTheme="majorBidi" w:cs="B Nazanin"/>
          <w:sz w:val="24"/>
          <w:rtl/>
        </w:rPr>
        <w:t>در هر یک از بندهای آزمایش با باری، بازده را محاسبه کنید.</w:t>
      </w:r>
    </w:p>
    <w:p w14:paraId="3255900E" w14:textId="77777777" w:rsidR="001140ED" w:rsidRPr="00577610" w:rsidRDefault="001140ED" w:rsidP="00C87653">
      <w:pPr>
        <w:ind w:left="359"/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</w:rPr>
        <w:t>(</w:t>
      </w:r>
      <w:r w:rsidR="00C87653" w:rsidRPr="00577610">
        <w:rPr>
          <w:rFonts w:asciiTheme="majorBidi" w:hAnsiTheme="majorBidi" w:cs="B Nazanin"/>
          <w:sz w:val="24"/>
          <w:rtl/>
        </w:rPr>
        <w:t xml:space="preserve"> </w:t>
      </w:r>
      <w:r w:rsidRPr="00577610">
        <w:rPr>
          <w:rFonts w:asciiTheme="majorBidi" w:hAnsiTheme="majorBidi" w:cs="B Nazanin"/>
          <w:sz w:val="24"/>
          <w:rtl/>
        </w:rPr>
        <w:t xml:space="preserve">اگر داده های </w:t>
      </w:r>
      <w:r w:rsidR="00C87653" w:rsidRPr="00577610">
        <w:rPr>
          <w:rFonts w:asciiTheme="majorBidi" w:hAnsiTheme="majorBidi" w:cs="B Nazanin"/>
          <w:sz w:val="24"/>
          <w:rtl/>
        </w:rPr>
        <w:t xml:space="preserve">ذخیره شده برای توان معقول نیست، </w:t>
      </w:r>
      <w:r w:rsidRPr="00577610">
        <w:rPr>
          <w:rFonts w:asciiTheme="majorBidi" w:hAnsiTheme="majorBidi" w:cs="B Nazanin"/>
          <w:sz w:val="24"/>
          <w:rtl/>
        </w:rPr>
        <w:t>به</w:t>
      </w:r>
      <w:r w:rsidR="00C87653" w:rsidRPr="00577610">
        <w:rPr>
          <w:rFonts w:asciiTheme="majorBidi" w:hAnsiTheme="majorBidi" w:cs="B Nazanin"/>
          <w:sz w:val="24"/>
          <w:rtl/>
        </w:rPr>
        <w:t xml:space="preserve"> کمک</w:t>
      </w:r>
      <w:r w:rsidRPr="00577610">
        <w:rPr>
          <w:rFonts w:asciiTheme="majorBidi" w:hAnsiTheme="majorBidi" w:cs="B Nazanin"/>
          <w:sz w:val="24"/>
          <w:rtl/>
        </w:rPr>
        <w:t xml:space="preserve"> روش دو واتمتری </w:t>
      </w:r>
      <w:r w:rsidR="00C87653" w:rsidRPr="00577610">
        <w:rPr>
          <w:rFonts w:asciiTheme="majorBidi" w:hAnsiTheme="majorBidi" w:cs="B Nazanin"/>
          <w:sz w:val="24"/>
          <w:rtl/>
        </w:rPr>
        <w:t>توان ها را محاسبه نمایید</w:t>
      </w:r>
      <w:r w:rsidR="00C87653" w:rsidRPr="00577610">
        <w:rPr>
          <w:rFonts w:asciiTheme="majorBidi" w:hAnsiTheme="majorBidi" w:cs="B Nazanin"/>
          <w:sz w:val="24"/>
          <w:rtl/>
          <w:lang w:bidi="fa-IR"/>
        </w:rPr>
        <w:t>؛ یعنی</w:t>
      </w:r>
      <w:r w:rsidR="00C87653" w:rsidRPr="00577610">
        <w:rPr>
          <w:rFonts w:asciiTheme="majorBidi" w:hAnsiTheme="majorBidi" w:cs="B Nazanin"/>
          <w:sz w:val="24"/>
          <w:rtl/>
        </w:rPr>
        <w:t xml:space="preserve"> از</w:t>
      </w:r>
      <m:oMath>
        <m:r>
          <m:rPr>
            <m:sty m:val="p"/>
          </m:rPr>
          <w:rPr>
            <w:rFonts w:ascii="Cambria" w:hAnsi="Cambria" w:cs="Cambria" w:hint="cs"/>
            <w:sz w:val="24"/>
            <w:rtl/>
          </w:rPr>
          <m:t>η</m:t>
        </m:r>
        <m:r>
          <m:rPr>
            <m:sty m:val="p"/>
          </m:rPr>
          <w:rPr>
            <w:rFonts w:ascii="Cambria Math" w:hAnsi="Cambria Math" w:cs="B Nazanin"/>
            <w:sz w:val="24"/>
          </w:rPr>
          <m:t>=</m:t>
        </m:r>
        <m:f>
          <m:fPr>
            <m:ctrlPr>
              <w:rPr>
                <w:rFonts w:ascii="Cambria Math" w:hAnsi="Cambria Math" w:cs="B Nazanin"/>
                <w:sz w:val="24"/>
              </w:rPr>
            </m:ctrlPr>
          </m:fPr>
          <m:num>
            <m:r>
              <w:rPr>
                <w:rFonts w:ascii="Cambria Math" w:hAnsi="Cambria Math" w:cs="B Nazanin"/>
                <w:sz w:val="24"/>
              </w:rPr>
              <m:t>Pout</m:t>
            </m:r>
          </m:num>
          <m:den>
            <m:r>
              <w:rPr>
                <w:rFonts w:ascii="Cambria Math" w:hAnsi="Cambria Math" w:cs="B Nazanin"/>
                <w:sz w:val="24"/>
              </w:rPr>
              <m:t>Pin</m:t>
            </m:r>
          </m:den>
        </m:f>
        <m:r>
          <w:rPr>
            <w:rFonts w:ascii="Cambria Math" w:hAnsi="Cambria Math" w:cs="B Nazanin"/>
            <w:sz w:val="24"/>
          </w:rPr>
          <m:t>=</m:t>
        </m:r>
        <m:f>
          <m:fPr>
            <m:ctrlPr>
              <w:rPr>
                <w:rFonts w:ascii="Cambria Math" w:hAnsi="Cambria Math" w:cs="B Nazanin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lang w:bidi="fa-IR"/>
              </w:rPr>
              <m:t xml:space="preserve">V3I3+V4I4 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lang w:bidi="fa-IR"/>
              </w:rPr>
              <m:t>V1I1+V2I2</m:t>
            </m:r>
          </m:den>
        </m:f>
      </m:oMath>
      <w:r w:rsidR="00C87653" w:rsidRPr="00577610">
        <w:rPr>
          <w:rFonts w:asciiTheme="majorBidi" w:eastAsiaTheme="minorEastAsia" w:hAnsiTheme="majorBidi" w:cs="B Nazanin"/>
          <w:sz w:val="24"/>
        </w:rPr>
        <w:t xml:space="preserve">    </w:t>
      </w:r>
      <w:r w:rsidR="00C87653" w:rsidRPr="00577610">
        <w:rPr>
          <w:rFonts w:asciiTheme="majorBidi" w:eastAsiaTheme="minorEastAsia" w:hAnsiTheme="majorBidi" w:cs="B Nazanin"/>
          <w:sz w:val="24"/>
          <w:rtl/>
          <w:lang w:bidi="fa-IR"/>
        </w:rPr>
        <w:t>استفاده کنید.)</w:t>
      </w:r>
    </w:p>
    <w:p w14:paraId="17843A63" w14:textId="0769D43C" w:rsidR="009C19B8" w:rsidRPr="00577610" w:rsidRDefault="006A2147" w:rsidP="009C19B8">
      <w:pPr>
        <w:ind w:left="359"/>
        <w:jc w:val="lowKashida"/>
        <w:rPr>
          <w:rFonts w:asciiTheme="majorBidi" w:hAnsiTheme="majorBidi" w:cs="B Nazanin"/>
          <w:sz w:val="24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A9E4500" wp14:editId="11E132E2">
                <wp:extent cx="5760720" cy="2616200"/>
                <wp:effectExtent l="10160" t="9525" r="10795" b="12700"/>
                <wp:docPr id="18469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616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361E1" w14:textId="77777777" w:rsidR="006374A2" w:rsidRDefault="006374A2" w:rsidP="009C19B8">
                            <w:pPr>
                              <w:jc w:val="right"/>
                            </w:pPr>
                          </w:p>
                          <w:tbl>
                            <w:tblPr>
                              <w:tblStyle w:val="TableGrid"/>
                              <w:tblW w:w="3159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3"/>
                              <w:gridCol w:w="1053"/>
                              <w:gridCol w:w="1053"/>
                            </w:tblGrid>
                            <w:tr w:rsidR="006374A2" w:rsidRPr="00C2357A" w14:paraId="39CF4CFD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  <w:hideMark/>
                                </w:tcPr>
                                <w:p w14:paraId="380ECBCE" w14:textId="77777777" w:rsidR="006374A2" w:rsidRPr="00C2357A" w:rsidRDefault="006374A2" w:rsidP="00064745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C2357A">
                                    <w:rPr>
                                      <w:rFonts w:ascii="Calibri" w:hAnsi="Calibri" w:cs="Times New Roman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بازده سلفی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  <w:hideMark/>
                                </w:tcPr>
                                <w:p w14:paraId="2AAD7A39" w14:textId="77777777" w:rsidR="006374A2" w:rsidRPr="00C2357A" w:rsidRDefault="006374A2" w:rsidP="00064745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C2357A">
                                    <w:rPr>
                                      <w:rFonts w:ascii="Calibri" w:hAnsi="Calibri" w:cs="Times New Roman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بازده خازنی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  <w:hideMark/>
                                </w:tcPr>
                                <w:p w14:paraId="5C36B51F" w14:textId="77777777" w:rsidR="006374A2" w:rsidRPr="00C2357A" w:rsidRDefault="006374A2" w:rsidP="00064745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C2357A">
                                    <w:rPr>
                                      <w:rFonts w:ascii="Calibri" w:hAnsi="Calibri" w:cs="Times New Roman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  <w:t>بازده مقاومتی</w:t>
                                  </w:r>
                                </w:p>
                              </w:tc>
                            </w:tr>
                            <w:tr w:rsidR="006374A2" w:rsidRPr="00C2357A" w14:paraId="29A2CD65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60C960DF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2896387C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2601AEFC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74EC6A00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65AE58FB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6C988559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3240A450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39BD41A4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2CAB7325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486D10B5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1B26C76C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660AA26F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2C8C0E64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1410D5B1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64E2A617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1B62DA1C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4106739C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2F8E081B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76D9C4E1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3168FBD6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3A562D14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170C27FE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4866F8F0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78CF8807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239202C2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338080ED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63DEE3A1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374A2" w:rsidRPr="00C2357A" w14:paraId="336DF2F9" w14:textId="77777777" w:rsidTr="00064745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4CA26E00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0E62E0C7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noWrap/>
                                </w:tcPr>
                                <w:p w14:paraId="0255DF8E" w14:textId="77777777" w:rsidR="006374A2" w:rsidRPr="00C2357A" w:rsidRDefault="006374A2" w:rsidP="00064745">
                                  <w:pPr>
                                    <w:jc w:val="right"/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0F10A1" w14:textId="77777777" w:rsidR="006374A2" w:rsidRPr="00302672" w:rsidRDefault="006374A2" w:rsidP="0006474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9E4500" id="Text Box 80" o:spid="_x0000_s1111" type="#_x0000_t202" style="width:453.6pt;height:2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" fillcolor="white [3201]" strokecolor="#70ad47 [3209]" strokeweight="1pt">
                <v:textbox>
                  <w:txbxContent>
                    <w:p w14:paraId="544361E1" w14:textId="77777777" w:rsidR="006374A2" w:rsidRDefault="006374A2" w:rsidP="009C19B8">
                      <w:pPr>
                        <w:jc w:val="right"/>
                      </w:pPr>
                    </w:p>
                    <w:tbl>
                      <w:tblPr>
                        <w:tblStyle w:val="TableGrid"/>
                        <w:tblW w:w="3159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053"/>
                        <w:gridCol w:w="1053"/>
                        <w:gridCol w:w="1053"/>
                      </w:tblGrid>
                      <w:tr w:rsidR="006374A2" w:rsidRPr="00C2357A" w14:paraId="39CF4CFD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  <w:hideMark/>
                          </w:tcPr>
                          <w:p w14:paraId="380ECBCE" w14:textId="77777777" w:rsidR="006374A2" w:rsidRPr="00C2357A" w:rsidRDefault="006374A2" w:rsidP="0006474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2357A">
                              <w:rPr>
                                <w:rFonts w:ascii="Calibri" w:hAnsi="Calibri" w:cs="Times New Roman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بازده سلفی</w:t>
                            </w:r>
                          </w:p>
                        </w:tc>
                        <w:tc>
                          <w:tcPr>
                            <w:tcW w:w="1053" w:type="dxa"/>
                            <w:noWrap/>
                            <w:hideMark/>
                          </w:tcPr>
                          <w:p w14:paraId="2AAD7A39" w14:textId="77777777" w:rsidR="006374A2" w:rsidRPr="00C2357A" w:rsidRDefault="006374A2" w:rsidP="0006474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C2357A">
                              <w:rPr>
                                <w:rFonts w:ascii="Calibri" w:hAnsi="Calibri" w:cs="Times New Roman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بازده خازنی</w:t>
                            </w:r>
                          </w:p>
                        </w:tc>
                        <w:tc>
                          <w:tcPr>
                            <w:tcW w:w="1053" w:type="dxa"/>
                            <w:noWrap/>
                            <w:hideMark/>
                          </w:tcPr>
                          <w:p w14:paraId="5C36B51F" w14:textId="77777777" w:rsidR="006374A2" w:rsidRPr="00C2357A" w:rsidRDefault="006374A2" w:rsidP="0006474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 w:rsidRPr="00C2357A">
                              <w:rPr>
                                <w:rFonts w:ascii="Calibri" w:hAnsi="Calibri" w:cs="Times New Roman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بازده مقاومتی</w:t>
                            </w:r>
                          </w:p>
                        </w:tc>
                      </w:tr>
                      <w:tr w:rsidR="006374A2" w:rsidRPr="00C2357A" w14:paraId="29A2CD65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60C960DF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2896387C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2601AEFC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74EC6A00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65AE58FB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6C988559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3240A450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39BD41A4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2CAB7325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486D10B5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1B26C76C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660AA26F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2C8C0E64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1410D5B1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64E2A617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1B62DA1C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4106739C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2F8E081B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76D9C4E1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3168FBD6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3A562D14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170C27FE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4866F8F0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78CF8807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239202C2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338080ED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63DEE3A1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6374A2" w:rsidRPr="00C2357A" w14:paraId="336DF2F9" w14:textId="77777777" w:rsidTr="00064745">
                        <w:trPr>
                          <w:trHeight w:val="288"/>
                          <w:jc w:val="center"/>
                        </w:trPr>
                        <w:tc>
                          <w:tcPr>
                            <w:tcW w:w="1053" w:type="dxa"/>
                            <w:noWrap/>
                          </w:tcPr>
                          <w:p w14:paraId="4CA26E00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0E62E0C7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noWrap/>
                          </w:tcPr>
                          <w:p w14:paraId="0255DF8E" w14:textId="77777777" w:rsidR="006374A2" w:rsidRPr="00C2357A" w:rsidRDefault="006374A2" w:rsidP="00064745">
                            <w:pPr>
                              <w:jc w:val="righ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1C0F10A1" w14:textId="77777777" w:rsidR="006374A2" w:rsidRPr="00302672" w:rsidRDefault="006374A2" w:rsidP="00064745"/>
                  </w:txbxContent>
                </v:textbox>
                <w10:anchorlock/>
              </v:shape>
            </w:pict>
          </mc:Fallback>
        </mc:AlternateContent>
      </w:r>
    </w:p>
    <w:p w14:paraId="46C09E83" w14:textId="77777777" w:rsidR="002060F1" w:rsidRPr="00577610" w:rsidRDefault="002060F1" w:rsidP="00EF4BBC">
      <w:pPr>
        <w:jc w:val="lowKashida"/>
        <w:rPr>
          <w:rFonts w:asciiTheme="majorBidi" w:hAnsiTheme="majorBidi" w:cs="B Nazanin"/>
          <w:sz w:val="24"/>
        </w:rPr>
      </w:pPr>
    </w:p>
    <w:p w14:paraId="03DDFB35" w14:textId="67CEB808" w:rsidR="00F429C2" w:rsidRPr="0086098F" w:rsidRDefault="0086098F" w:rsidP="0086098F">
      <w:pPr>
        <w:ind w:left="359"/>
        <w:rPr>
          <w:rFonts w:asciiTheme="majorBidi" w:hAnsiTheme="majorBidi" w:cs="B Nazanin"/>
          <w:sz w:val="24"/>
          <w:rtl/>
        </w:rPr>
      </w:pPr>
      <w:r>
        <w:rPr>
          <w:rFonts w:asciiTheme="majorBidi" w:hAnsiTheme="majorBidi" w:cs="B Nazanin" w:hint="cs"/>
          <w:sz w:val="24"/>
          <w:rtl/>
        </w:rPr>
        <w:lastRenderedPageBreak/>
        <w:t xml:space="preserve">5) </w:t>
      </w:r>
      <w:r w:rsidR="00F429C2" w:rsidRPr="0086098F">
        <w:rPr>
          <w:rFonts w:asciiTheme="majorBidi" w:hAnsiTheme="majorBidi" w:cs="B Nazanin"/>
          <w:sz w:val="24"/>
          <w:rtl/>
        </w:rPr>
        <w:t>در آزما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ش</w:t>
      </w:r>
      <w:r w:rsidR="00F429C2" w:rsidRPr="0086098F">
        <w:rPr>
          <w:rFonts w:asciiTheme="majorBidi" w:hAnsiTheme="majorBidi" w:cs="B Nazanin"/>
          <w:sz w:val="24"/>
          <w:rtl/>
        </w:rPr>
        <w:t xml:space="preserve"> با</w:t>
      </w:r>
      <w:r w:rsidR="00F429C2" w:rsidRPr="0086098F">
        <w:rPr>
          <w:rFonts w:ascii="Calibri" w:hAnsi="Calibri" w:cs="Calibri" w:hint="cs"/>
          <w:sz w:val="24"/>
          <w:rtl/>
        </w:rPr>
        <w:t>¬</w:t>
      </w:r>
      <w:r w:rsidR="00F429C2" w:rsidRPr="0086098F">
        <w:rPr>
          <w:rFonts w:asciiTheme="majorBidi" w:hAnsiTheme="majorBidi" w:cs="B Nazanin" w:hint="cs"/>
          <w:sz w:val="24"/>
          <w:rtl/>
        </w:rPr>
        <w:t>باری</w:t>
      </w:r>
      <w:r w:rsidR="00F429C2" w:rsidRPr="0086098F">
        <w:rPr>
          <w:rFonts w:asciiTheme="majorBidi" w:hAnsiTheme="majorBidi" w:cs="B Nazanin" w:hint="eastAsia"/>
          <w:sz w:val="24"/>
          <w:rtl/>
        </w:rPr>
        <w:t>،</w:t>
      </w:r>
      <w:r w:rsidR="00F429C2" w:rsidRPr="0086098F">
        <w:rPr>
          <w:rFonts w:asciiTheme="majorBidi" w:hAnsiTheme="majorBidi" w:cs="B Nazanin"/>
          <w:sz w:val="24"/>
          <w:rtl/>
        </w:rPr>
        <w:t xml:space="preserve"> با محاسبه قرائت هر 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ک</w:t>
      </w:r>
      <w:r w:rsidR="00F429C2" w:rsidRPr="0086098F">
        <w:rPr>
          <w:rFonts w:asciiTheme="majorBidi" w:hAnsiTheme="majorBidi" w:cs="B Nazanin"/>
          <w:sz w:val="24"/>
          <w:rtl/>
        </w:rPr>
        <w:t xml:space="preserve"> از واتمترها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</w:t>
      </w:r>
      <w:r w:rsidR="00F429C2" w:rsidRPr="0086098F">
        <w:rPr>
          <w:rFonts w:asciiTheme="majorBidi" w:hAnsiTheme="majorBidi" w:cs="B Nazanin"/>
          <w:sz w:val="24"/>
        </w:rPr>
        <w:t>P3</w:t>
      </w:r>
      <w:r w:rsidR="00F429C2" w:rsidRPr="0086098F">
        <w:rPr>
          <w:rFonts w:asciiTheme="majorBidi" w:hAnsiTheme="majorBidi" w:cs="B Nazanin"/>
          <w:sz w:val="24"/>
          <w:rtl/>
        </w:rPr>
        <w:t xml:space="preserve"> و </w:t>
      </w:r>
      <w:r w:rsidR="00F429C2" w:rsidRPr="0086098F">
        <w:rPr>
          <w:rFonts w:asciiTheme="majorBidi" w:hAnsiTheme="majorBidi" w:cs="B Nazanin"/>
          <w:sz w:val="24"/>
        </w:rPr>
        <w:t>P4</w:t>
      </w:r>
      <w:r w:rsidR="00F429C2" w:rsidRPr="0086098F">
        <w:rPr>
          <w:rFonts w:asciiTheme="majorBidi" w:hAnsiTheme="majorBidi" w:cs="B Nazanin"/>
          <w:sz w:val="24"/>
          <w:rtl/>
        </w:rPr>
        <w:t xml:space="preserve"> بر حسب ولتاژ خط، جر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ان</w:t>
      </w:r>
      <w:r w:rsidR="00F429C2" w:rsidRPr="0086098F">
        <w:rPr>
          <w:rFonts w:asciiTheme="majorBidi" w:hAnsiTheme="majorBidi" w:cs="B Nazanin"/>
          <w:sz w:val="24"/>
          <w:rtl/>
        </w:rPr>
        <w:t xml:space="preserve"> خط و ضر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ب</w:t>
      </w:r>
      <w:r w:rsidR="00F429C2" w:rsidRPr="0086098F">
        <w:rPr>
          <w:rFonts w:asciiTheme="majorBidi" w:hAnsiTheme="majorBidi" w:cs="B Nazanin"/>
          <w:sz w:val="24"/>
          <w:rtl/>
        </w:rPr>
        <w:t xml:space="preserve"> توان برا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ک</w:t>
      </w:r>
      <w:r w:rsidR="00F429C2" w:rsidRPr="0086098F">
        <w:rPr>
          <w:rFonts w:asciiTheme="majorBidi" w:hAnsiTheme="majorBidi" w:cs="B Nazanin"/>
          <w:sz w:val="24"/>
          <w:rtl/>
        </w:rPr>
        <w:t xml:space="preserve"> بار متعادل سه فازه   ، توض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ح</w:t>
      </w:r>
      <w:r w:rsidR="00F429C2" w:rsidRPr="0086098F">
        <w:rPr>
          <w:rFonts w:asciiTheme="majorBidi" w:hAnsiTheme="majorBidi" w:cs="B Nazanin"/>
          <w:sz w:val="24"/>
          <w:rtl/>
        </w:rPr>
        <w:t xml:space="preserve"> ده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د</w:t>
      </w:r>
      <w:r w:rsidR="00F429C2" w:rsidRPr="0086098F">
        <w:rPr>
          <w:rFonts w:asciiTheme="majorBidi" w:hAnsiTheme="majorBidi" w:cs="B Nazanin"/>
          <w:sz w:val="24"/>
          <w:rtl/>
        </w:rPr>
        <w:t xml:space="preserve"> که به ازا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چه نوع بار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در ثانو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ه</w:t>
      </w:r>
      <w:r w:rsidR="00F429C2" w:rsidRPr="0086098F">
        <w:rPr>
          <w:rFonts w:ascii="Calibri" w:hAnsi="Calibri" w:cs="Calibri" w:hint="cs"/>
          <w:sz w:val="24"/>
          <w:rtl/>
        </w:rPr>
        <w:t>¬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ترانسفورمر (مقاومت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،</w:t>
      </w:r>
      <w:r w:rsidR="00F429C2" w:rsidRPr="0086098F">
        <w:rPr>
          <w:rFonts w:asciiTheme="majorBidi" w:hAnsiTheme="majorBidi" w:cs="B Nazanin"/>
          <w:sz w:val="24"/>
          <w:rtl/>
        </w:rPr>
        <w:t xml:space="preserve"> مقاومت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>-سلف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 w:hint="eastAsia"/>
          <w:sz w:val="24"/>
          <w:rtl/>
        </w:rPr>
        <w:t>ا</w:t>
      </w:r>
      <w:r w:rsidR="00F429C2" w:rsidRPr="0086098F">
        <w:rPr>
          <w:rFonts w:asciiTheme="majorBidi" w:hAnsiTheme="majorBidi" w:cs="B Nazanin"/>
          <w:sz w:val="24"/>
          <w:rtl/>
        </w:rPr>
        <w:t xml:space="preserve"> مقاومت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>-خازن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>) رابطه</w:t>
      </w:r>
      <w:r w:rsidR="00F429C2" w:rsidRPr="0086098F">
        <w:rPr>
          <w:rFonts w:ascii="Calibri" w:hAnsi="Calibri" w:cs="Calibri" w:hint="cs"/>
          <w:sz w:val="24"/>
          <w:rtl/>
        </w:rPr>
        <w:t>¬</w:t>
      </w:r>
      <w:r w:rsidR="00F429C2" w:rsidRPr="0086098F">
        <w:rPr>
          <w:rFonts w:asciiTheme="majorBidi" w:hAnsiTheme="majorBidi" w:cs="B Nazanin" w:hint="cs"/>
          <w:sz w:val="24"/>
          <w:rtl/>
        </w:rPr>
        <w:t>ی</w:t>
      </w:r>
      <w:r w:rsidR="00F429C2" w:rsidRPr="0086098F">
        <w:rPr>
          <w:rFonts w:asciiTheme="majorBidi" w:hAnsiTheme="majorBidi" w:cs="B Nazanin"/>
          <w:sz w:val="24"/>
          <w:rtl/>
        </w:rPr>
        <w:t xml:space="preserve"> </w:t>
      </w:r>
      <w:r w:rsidR="00F429C2" w:rsidRPr="0086098F">
        <w:rPr>
          <w:rFonts w:asciiTheme="majorBidi" w:hAnsiTheme="majorBidi" w:cs="B Nazanin"/>
          <w:sz w:val="24"/>
        </w:rPr>
        <w:t>P3 = P4</w:t>
      </w:r>
      <w:r w:rsidR="00F429C2" w:rsidRPr="0086098F">
        <w:rPr>
          <w:rFonts w:asciiTheme="majorBidi" w:hAnsiTheme="majorBidi" w:cs="B Nazanin"/>
          <w:sz w:val="24"/>
          <w:rtl/>
        </w:rPr>
        <w:t xml:space="preserve"> برقرار است.</w:t>
      </w:r>
    </w:p>
    <w:p w14:paraId="6D66FB1C" w14:textId="04B88F51" w:rsidR="002060F1" w:rsidRPr="00577610" w:rsidRDefault="006A2147" w:rsidP="002060F1">
      <w:pPr>
        <w:ind w:left="359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AF39475" wp14:editId="4BD037A5">
                <wp:extent cx="5707380" cy="3025140"/>
                <wp:effectExtent l="0" t="0" r="26670" b="22860"/>
                <wp:docPr id="18468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30251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3CC34" w14:textId="0DF39D8B" w:rsidR="006374A2" w:rsidRDefault="006374A2" w:rsidP="002060F1">
                            <w:pPr>
                              <w:rPr>
                                <w:ins w:id="2" w:author="Shaghayegh G. Shahbazi" w:date="2023-09-13T10:37:00Z"/>
                                <w:rtl/>
                                <w:lang w:bidi="fa-IR"/>
                              </w:rPr>
                            </w:pPr>
                          </w:p>
                          <w:p w14:paraId="55EFA6DA" w14:textId="77777777" w:rsidR="0086098F" w:rsidRPr="00302672" w:rsidRDefault="0086098F" w:rsidP="002060F1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F39475" id="_x0000_s1112" type="#_x0000_t202" style="width:449.4pt;height:2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" fillcolor="white [3201]" strokecolor="#70ad47 [3209]" strokeweight="1pt">
                <v:textbox>
                  <w:txbxContent>
                    <w:p w14:paraId="0853CC34" w14:textId="0DF39D8B" w:rsidR="006374A2" w:rsidRDefault="006374A2" w:rsidP="002060F1">
                      <w:pPr>
                        <w:rPr>
                          <w:ins w:id="3" w:author="Shaghayegh G. Shahbazi" w:date="2023-09-13T10:37:00Z"/>
                          <w:rtl/>
                          <w:lang w:bidi="fa-IR"/>
                        </w:rPr>
                      </w:pPr>
                    </w:p>
                    <w:p w14:paraId="55EFA6DA" w14:textId="77777777" w:rsidR="0086098F" w:rsidRPr="00302672" w:rsidRDefault="0086098F" w:rsidP="002060F1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2BC651F" w14:textId="441D00EA" w:rsidR="00776728" w:rsidRPr="00577610" w:rsidRDefault="0086098F" w:rsidP="0086098F">
      <w:pPr>
        <w:ind w:left="359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 w:hint="cs"/>
          <w:sz w:val="24"/>
          <w:rtl/>
        </w:rPr>
        <w:t xml:space="preserve">6) </w:t>
      </w:r>
      <w:r w:rsidR="00776728" w:rsidRPr="00577610">
        <w:rPr>
          <w:rFonts w:asciiTheme="majorBidi" w:hAnsiTheme="majorBidi" w:cs="B Nazanin"/>
          <w:sz w:val="24"/>
          <w:rtl/>
        </w:rPr>
        <w:t>در آزمایش با</w:t>
      </w:r>
      <w:r w:rsidR="00776728" w:rsidRPr="00577610">
        <w:rPr>
          <w:rFonts w:asciiTheme="majorBidi" w:hAnsiTheme="majorBidi" w:cs="B Nazanin"/>
          <w:sz w:val="24"/>
          <w:rtl/>
        </w:rPr>
        <w:softHyphen/>
        <w:t>باری با بار مقاومتی خالص، توضیح دهید چرا واتمتر</w:t>
      </w:r>
      <w:r w:rsidR="00776728" w:rsidRPr="00577610">
        <w:rPr>
          <w:rFonts w:asciiTheme="majorBidi" w:hAnsiTheme="majorBidi" w:cs="B Nazanin"/>
          <w:sz w:val="24"/>
          <w:rtl/>
        </w:rPr>
        <w:softHyphen/>
        <w:t>ها در سمت اولیه ترانسفورمر، مقادیر متفاوتی را نشان می</w:t>
      </w:r>
      <w:r w:rsidR="00776728" w:rsidRPr="00577610">
        <w:rPr>
          <w:rFonts w:asciiTheme="majorBidi" w:hAnsiTheme="majorBidi" w:cs="B Nazanin"/>
          <w:sz w:val="24"/>
          <w:rtl/>
        </w:rPr>
        <w:softHyphen/>
        <w:t>دهند، در حالی که در سمت ثانویه ترانسفورمر، واتمترها مقادیر یکسانی را به نمایش می</w:t>
      </w:r>
      <w:r w:rsidR="00776728" w:rsidRPr="00577610">
        <w:rPr>
          <w:rFonts w:asciiTheme="majorBidi" w:hAnsiTheme="majorBidi" w:cs="B Nazanin"/>
          <w:sz w:val="24"/>
          <w:rtl/>
        </w:rPr>
        <w:softHyphen/>
        <w:t>گذارند.</w:t>
      </w:r>
    </w:p>
    <w:p w14:paraId="30802B28" w14:textId="0D6599FD" w:rsidR="00717C07" w:rsidRPr="00577610" w:rsidRDefault="006A2147" w:rsidP="002060F1">
      <w:pPr>
        <w:ind w:left="359"/>
        <w:jc w:val="lowKashida"/>
        <w:rPr>
          <w:rFonts w:asciiTheme="majorBidi" w:hAnsiTheme="majorBidi" w:cs="B Nazanin"/>
          <w:sz w:val="24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343B7EB" wp14:editId="0871B627">
                <wp:extent cx="5798820" cy="3552825"/>
                <wp:effectExtent l="10160" t="15240" r="10795" b="13335"/>
                <wp:docPr id="1846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35528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969EA" w14:textId="77777777" w:rsidR="006374A2" w:rsidRPr="00302672" w:rsidRDefault="006374A2" w:rsidP="002060F1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3B7EB" id="Text Box 83" o:spid="_x0000_s1113" type="#_x0000_t202" style="width:456.6pt;height:27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" fillcolor="white [3201]" strokecolor="#70ad47 [3209]" strokeweight="1pt">
                <v:textbox>
                  <w:txbxContent>
                    <w:p w14:paraId="190969EA" w14:textId="77777777" w:rsidR="006374A2" w:rsidRPr="00302672" w:rsidRDefault="006374A2" w:rsidP="002060F1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79E6C4" w14:textId="77777777" w:rsidR="0009566D" w:rsidRDefault="0009566D">
      <w:pPr>
        <w:bidi w:val="0"/>
        <w:spacing w:after="160" w:line="259" w:lineRule="auto"/>
        <w:rPr>
          <w:rFonts w:asciiTheme="majorBidi" w:hAnsiTheme="majorBidi" w:cs="B Nazanin"/>
          <w:sz w:val="24"/>
          <w:rtl/>
        </w:rPr>
      </w:pPr>
    </w:p>
    <w:p w14:paraId="5C61E813" w14:textId="058FA4AC" w:rsidR="0009566D" w:rsidRDefault="0086098F" w:rsidP="0086098F">
      <w:pPr>
        <w:ind w:left="359"/>
        <w:jc w:val="lowKashida"/>
        <w:rPr>
          <w:rFonts w:cs="B Nazanin"/>
          <w:sz w:val="24"/>
        </w:rPr>
      </w:pPr>
      <w:r>
        <w:rPr>
          <w:rFonts w:cs="B Nazanin" w:hint="cs"/>
          <w:sz w:val="24"/>
          <w:rtl/>
        </w:rPr>
        <w:lastRenderedPageBreak/>
        <w:t xml:space="preserve">7) </w:t>
      </w:r>
      <w:r w:rsidR="0009566D" w:rsidRPr="004C0EBF">
        <w:rPr>
          <w:rFonts w:cs="B Nazanin" w:hint="cs"/>
          <w:sz w:val="24"/>
          <w:rtl/>
        </w:rPr>
        <w:t>در آزمایش با</w:t>
      </w:r>
      <w:r w:rsidR="0009566D" w:rsidRPr="004C0EBF">
        <w:rPr>
          <w:rFonts w:cs="B Nazanin"/>
          <w:sz w:val="24"/>
          <w:rtl/>
        </w:rPr>
        <w:softHyphen/>
      </w:r>
      <w:r w:rsidR="0009566D" w:rsidRPr="004C0EBF">
        <w:rPr>
          <w:rFonts w:cs="B Nazanin" w:hint="cs"/>
          <w:sz w:val="24"/>
          <w:rtl/>
        </w:rPr>
        <w:t>باری</w:t>
      </w:r>
      <w:r w:rsidR="0009566D">
        <w:rPr>
          <w:rFonts w:cs="B Nazanin" w:hint="cs"/>
          <w:sz w:val="24"/>
          <w:rtl/>
        </w:rPr>
        <w:t xml:space="preserve"> با بارهای سلفی و خازنی توضیح دهید که چرا در حالیکه </w:t>
      </w:r>
      <w:r w:rsidR="0009566D" w:rsidRPr="00610E21">
        <w:rPr>
          <w:rFonts w:cs="B Nazanin"/>
          <w:sz w:val="24"/>
        </w:rPr>
        <w:t>P</w:t>
      </w:r>
      <w:r w:rsidR="0009566D" w:rsidRPr="00610E21">
        <w:rPr>
          <w:rFonts w:cs="B Nazanin"/>
          <w:sz w:val="24"/>
          <w:vertAlign w:val="subscript"/>
        </w:rPr>
        <w:t>3</w:t>
      </w:r>
      <w:r w:rsidR="0009566D" w:rsidRPr="00610E21">
        <w:rPr>
          <w:rFonts w:cs="B Nazanin"/>
          <w:sz w:val="24"/>
        </w:rPr>
        <w:t>+P</w:t>
      </w:r>
      <w:r w:rsidR="0009566D" w:rsidRPr="00610E21">
        <w:rPr>
          <w:rFonts w:cs="B Nazanin"/>
          <w:sz w:val="24"/>
          <w:vertAlign w:val="subscript"/>
        </w:rPr>
        <w:t>4</w:t>
      </w:r>
      <w:r w:rsidR="0009566D" w:rsidRPr="00610E21">
        <w:rPr>
          <w:rFonts w:cs="B Nazanin"/>
          <w:sz w:val="24"/>
          <w:rtl/>
        </w:rPr>
        <w:t xml:space="preserve"> تقر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 w:hint="eastAsia"/>
          <w:sz w:val="24"/>
          <w:rtl/>
        </w:rPr>
        <w:t>با</w:t>
      </w:r>
      <w:r w:rsidR="0009566D" w:rsidRPr="00610E21">
        <w:rPr>
          <w:rFonts w:cs="B Nazanin"/>
          <w:sz w:val="24"/>
          <w:rtl/>
        </w:rPr>
        <w:t xml:space="preserve"> ثابت باق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/>
          <w:sz w:val="24"/>
          <w:rtl/>
        </w:rPr>
        <w:t xml:space="preserve"> م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/>
          <w:sz w:val="24"/>
          <w:rtl/>
        </w:rPr>
        <w:t xml:space="preserve"> ماند </w:t>
      </w:r>
      <w:r w:rsidR="0009566D" w:rsidRPr="00610E21">
        <w:rPr>
          <w:rFonts w:cs="B Nazanin"/>
          <w:sz w:val="24"/>
        </w:rPr>
        <w:t>P</w:t>
      </w:r>
      <w:r w:rsidR="0009566D" w:rsidRPr="00610E21">
        <w:rPr>
          <w:rFonts w:cs="B Nazanin"/>
          <w:sz w:val="24"/>
          <w:vertAlign w:val="subscript"/>
        </w:rPr>
        <w:t>1</w:t>
      </w:r>
      <w:r w:rsidR="0009566D" w:rsidRPr="00610E21">
        <w:rPr>
          <w:rFonts w:cs="B Nazanin"/>
          <w:sz w:val="24"/>
          <w:rtl/>
        </w:rPr>
        <w:t>+</w:t>
      </w:r>
      <w:r w:rsidR="0009566D" w:rsidRPr="00610E21">
        <w:rPr>
          <w:rFonts w:cs="B Nazanin"/>
          <w:sz w:val="24"/>
        </w:rPr>
        <w:t>P</w:t>
      </w:r>
      <w:r w:rsidR="0009566D" w:rsidRPr="00610E21">
        <w:rPr>
          <w:rFonts w:cs="B Nazanin"/>
          <w:sz w:val="24"/>
          <w:vertAlign w:val="subscript"/>
        </w:rPr>
        <w:t>2</w:t>
      </w:r>
      <w:r w:rsidR="0009566D" w:rsidRPr="00610E21">
        <w:rPr>
          <w:rFonts w:cs="B Nazanin"/>
          <w:sz w:val="24"/>
          <w:rtl/>
        </w:rPr>
        <w:t xml:space="preserve"> با تغ</w:t>
      </w:r>
      <w:r w:rsidR="0009566D" w:rsidRPr="00610E21">
        <w:rPr>
          <w:rFonts w:cs="B Nazanin" w:hint="cs"/>
          <w:sz w:val="24"/>
          <w:rtl/>
        </w:rPr>
        <w:t>یی</w:t>
      </w:r>
      <w:r w:rsidR="0009566D" w:rsidRPr="00610E21">
        <w:rPr>
          <w:rFonts w:cs="B Nazanin" w:hint="eastAsia"/>
          <w:sz w:val="24"/>
          <w:rtl/>
        </w:rPr>
        <w:t>ر</w:t>
      </w:r>
      <w:r w:rsidR="0009566D" w:rsidRPr="00610E21">
        <w:rPr>
          <w:rFonts w:cs="B Nazanin"/>
          <w:sz w:val="24"/>
          <w:rtl/>
        </w:rPr>
        <w:t xml:space="preserve"> بار خازن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/>
          <w:sz w:val="24"/>
          <w:rtl/>
        </w:rPr>
        <w:t xml:space="preserve"> و 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 w:hint="eastAsia"/>
          <w:sz w:val="24"/>
          <w:rtl/>
        </w:rPr>
        <w:t>ا</w:t>
      </w:r>
      <w:r w:rsidR="0009566D" w:rsidRPr="00610E21">
        <w:rPr>
          <w:rFonts w:cs="B Nazanin"/>
          <w:sz w:val="24"/>
          <w:rtl/>
        </w:rPr>
        <w:t xml:space="preserve"> سلف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/>
          <w:sz w:val="24"/>
          <w:rtl/>
        </w:rPr>
        <w:t xml:space="preserve"> تغ</w:t>
      </w:r>
      <w:r w:rsidR="0009566D" w:rsidRPr="00610E21">
        <w:rPr>
          <w:rFonts w:cs="B Nazanin" w:hint="cs"/>
          <w:sz w:val="24"/>
          <w:rtl/>
        </w:rPr>
        <w:t>یی</w:t>
      </w:r>
      <w:r w:rsidR="0009566D" w:rsidRPr="00610E21">
        <w:rPr>
          <w:rFonts w:cs="B Nazanin" w:hint="eastAsia"/>
          <w:sz w:val="24"/>
          <w:rtl/>
        </w:rPr>
        <w:t>ر</w:t>
      </w:r>
      <w:r w:rsidR="0009566D" w:rsidRPr="00610E21">
        <w:rPr>
          <w:rFonts w:cs="B Nazanin"/>
          <w:sz w:val="24"/>
          <w:rtl/>
        </w:rPr>
        <w:t xml:space="preserve"> م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/>
          <w:sz w:val="24"/>
          <w:rtl/>
        </w:rPr>
        <w:t xml:space="preserve"> کند. ا</w:t>
      </w:r>
      <w:r w:rsidR="0009566D" w:rsidRPr="00610E21">
        <w:rPr>
          <w:rFonts w:cs="B Nazanin" w:hint="cs"/>
          <w:sz w:val="24"/>
          <w:rtl/>
        </w:rPr>
        <w:t>ی</w:t>
      </w:r>
      <w:r w:rsidR="0009566D" w:rsidRPr="00610E21">
        <w:rPr>
          <w:rFonts w:cs="B Nazanin" w:hint="eastAsia"/>
          <w:sz w:val="24"/>
          <w:rtl/>
        </w:rPr>
        <w:t>ن</w:t>
      </w:r>
      <w:r w:rsidR="0009566D" w:rsidRPr="00610E21">
        <w:rPr>
          <w:rFonts w:cs="B Nazanin"/>
          <w:sz w:val="24"/>
          <w:rtl/>
        </w:rPr>
        <w:t xml:space="preserve"> تغ</w:t>
      </w:r>
      <w:r w:rsidR="0009566D" w:rsidRPr="00610E21">
        <w:rPr>
          <w:rFonts w:cs="B Nazanin" w:hint="cs"/>
          <w:sz w:val="24"/>
          <w:rtl/>
        </w:rPr>
        <w:t>یی</w:t>
      </w:r>
      <w:r w:rsidR="0009566D" w:rsidRPr="00610E21">
        <w:rPr>
          <w:rFonts w:cs="B Nazanin" w:hint="eastAsia"/>
          <w:sz w:val="24"/>
          <w:rtl/>
        </w:rPr>
        <w:t>رات</w:t>
      </w:r>
      <w:r w:rsidR="0009566D" w:rsidRPr="00610E21">
        <w:rPr>
          <w:rFonts w:cs="B Nazanin"/>
          <w:sz w:val="24"/>
          <w:rtl/>
        </w:rPr>
        <w:t xml:space="preserve"> چگونه است و چرا؟</w:t>
      </w:r>
    </w:p>
    <w:p w14:paraId="76252399" w14:textId="77777777" w:rsidR="0009566D" w:rsidRDefault="0009566D" w:rsidP="00813F82">
      <w:pPr>
        <w:ind w:left="719"/>
        <w:jc w:val="lowKashida"/>
        <w:rPr>
          <w:rFonts w:cs="B Nazanin"/>
          <w:sz w:val="24"/>
        </w:rPr>
      </w:pPr>
    </w:p>
    <w:p w14:paraId="3259DCA7" w14:textId="07B78C14" w:rsidR="0009566D" w:rsidRPr="004C0EBF" w:rsidRDefault="0009566D" w:rsidP="00813F82">
      <w:pPr>
        <w:ind w:left="359"/>
        <w:jc w:val="lowKashida"/>
        <w:rPr>
          <w:rFonts w:cs="B Nazanin"/>
          <w:sz w:val="24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785957D" wp14:editId="4AC4950E">
                <wp:extent cx="5798820" cy="3552825"/>
                <wp:effectExtent l="10160" t="15240" r="10795" b="13335"/>
                <wp:docPr id="18561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35528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20543" w14:textId="77777777" w:rsidR="0009566D" w:rsidRPr="00302672" w:rsidRDefault="0009566D" w:rsidP="0009566D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85957D" id="_x0000_s1114" type="#_x0000_t202" style="width:456.6pt;height:27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" fillcolor="white [3201]" strokecolor="#70ad47 [3209]" strokeweight="1pt">
                <v:textbox>
                  <w:txbxContent>
                    <w:p w14:paraId="3F020543" w14:textId="77777777" w:rsidR="0009566D" w:rsidRPr="00302672" w:rsidRDefault="0009566D" w:rsidP="0009566D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046FA7" w14:textId="000199E7" w:rsidR="00717C07" w:rsidRPr="00577610" w:rsidRDefault="00717C07" w:rsidP="0009566D">
      <w:pPr>
        <w:bidi w:val="0"/>
        <w:spacing w:after="160" w:line="259" w:lineRule="auto"/>
        <w:rPr>
          <w:rFonts w:asciiTheme="majorBidi" w:hAnsiTheme="majorBidi" w:cs="B Nazanin"/>
          <w:sz w:val="24"/>
          <w:rtl/>
        </w:rPr>
        <w:sectPr w:rsidR="00717C07" w:rsidRPr="00577610" w:rsidSect="00885181">
          <w:headerReference w:type="default" r:id="rId30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  <w:r w:rsidRPr="00577610">
        <w:rPr>
          <w:rFonts w:asciiTheme="majorBidi" w:hAnsiTheme="majorBidi" w:cs="B Nazanin"/>
          <w:sz w:val="24"/>
          <w:rtl/>
        </w:rPr>
        <w:br w:type="page"/>
      </w:r>
    </w:p>
    <w:p w14:paraId="053C3682" w14:textId="77777777" w:rsidR="00717C07" w:rsidRPr="00577610" w:rsidRDefault="00717C07" w:rsidP="00717C07">
      <w:pPr>
        <w:ind w:left="359"/>
        <w:jc w:val="lowKashida"/>
        <w:rPr>
          <w:rFonts w:asciiTheme="majorBidi" w:hAnsiTheme="majorBidi" w:cs="B Nazanin"/>
          <w:sz w:val="24"/>
        </w:rPr>
      </w:pPr>
    </w:p>
    <w:p w14:paraId="7203CEB9" w14:textId="77777777" w:rsidR="00717C07" w:rsidRPr="00577610" w:rsidRDefault="00717C07" w:rsidP="00717C07">
      <w:pPr>
        <w:ind w:left="359"/>
        <w:jc w:val="lowKashida"/>
        <w:rPr>
          <w:rFonts w:asciiTheme="majorBidi" w:hAnsiTheme="majorBidi" w:cs="B Nazanin"/>
          <w:sz w:val="24"/>
        </w:rPr>
      </w:pPr>
      <w:r w:rsidRPr="00577610">
        <w:rPr>
          <w:rFonts w:asciiTheme="majorBidi" w:hAnsiTheme="majorBidi" w:cs="B Nazanin"/>
          <w:noProof/>
          <w:sz w:val="24"/>
          <w:rtl/>
        </w:rPr>
        <w:drawing>
          <wp:anchor distT="0" distB="0" distL="114300" distR="114300" simplePos="0" relativeHeight="251665408" behindDoc="1" locked="0" layoutInCell="1" allowOverlap="1" wp14:anchorId="77ACAA63" wp14:editId="36118A88">
            <wp:simplePos x="0" y="0"/>
            <wp:positionH relativeFrom="margin">
              <wp:align>center</wp:align>
            </wp:positionH>
            <wp:positionV relativeFrom="paragraph">
              <wp:posOffset>165417</wp:posOffset>
            </wp:positionV>
            <wp:extent cx="3528060" cy="5039995"/>
            <wp:effectExtent l="6032" t="0" r="2223" b="2222"/>
            <wp:wrapNone/>
            <wp:docPr id="84" name="Picture 84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1E8393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08AA5554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09983077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2E87FA82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1A20653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2FD9615D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41790400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A9B5E52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57E6654" w14:textId="77777777" w:rsidR="00717C07" w:rsidRPr="00577610" w:rsidRDefault="00717C07" w:rsidP="00717C07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</w:rPr>
        <w:t>آزمايش 4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: </w:t>
      </w:r>
    </w:p>
    <w:p w14:paraId="2D2865A1" w14:textId="77777777" w:rsidR="00717C07" w:rsidRPr="00577610" w:rsidRDefault="00717C07" w:rsidP="00717C07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1CFA569" w14:textId="77777777" w:rsidR="00717C07" w:rsidRPr="00577610" w:rsidRDefault="00717C07" w:rsidP="00717C07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تعيين مشخصه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هاي ژنراتور سنکرون</w:t>
      </w:r>
    </w:p>
    <w:p w14:paraId="16097168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3506879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EC48B3A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51DFC6D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A69AF99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3825DCC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B550D16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48E3E4C0" w14:textId="77777777" w:rsidR="00717C07" w:rsidRPr="00577610" w:rsidRDefault="00717C07" w:rsidP="00717C0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69CB78D5" w14:textId="77777777" w:rsidR="00717C07" w:rsidRPr="00577610" w:rsidRDefault="00717C07" w:rsidP="00717C07">
      <w:pPr>
        <w:bidi w:val="0"/>
        <w:spacing w:after="160" w:line="259" w:lineRule="auto"/>
        <w:jc w:val="center"/>
        <w:rPr>
          <w:rFonts w:asciiTheme="majorBidi" w:hAnsiTheme="majorBidi" w:cs="B Nazanin"/>
          <w:sz w:val="24"/>
          <w:rtl/>
        </w:rPr>
      </w:pPr>
    </w:p>
    <w:p w14:paraId="3DE7707A" w14:textId="77777777" w:rsidR="002060F1" w:rsidRPr="00577610" w:rsidRDefault="002060F1" w:rsidP="002060F1">
      <w:pPr>
        <w:ind w:left="359"/>
        <w:jc w:val="lowKashida"/>
        <w:rPr>
          <w:rFonts w:asciiTheme="majorBidi" w:hAnsiTheme="majorBidi" w:cs="B Nazanin"/>
          <w:sz w:val="24"/>
        </w:rPr>
      </w:pPr>
    </w:p>
    <w:p w14:paraId="72D2BDC7" w14:textId="77777777" w:rsidR="00B06D08" w:rsidRPr="00577610" w:rsidRDefault="00B06D08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19C763BF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114A51F5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6B36E6FD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34486096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57AE2AE4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4FB042D8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38014664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23F62FB7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36913A9A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7C81E57B" w14:textId="77777777" w:rsidR="00941973" w:rsidRPr="00577610" w:rsidRDefault="00941973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1E4DA116" w14:textId="77777777" w:rsidR="00C75279" w:rsidRPr="00577610" w:rsidRDefault="00C75279" w:rsidP="00EE4466">
      <w:pPr>
        <w:ind w:left="-1"/>
        <w:jc w:val="both"/>
        <w:rPr>
          <w:rFonts w:asciiTheme="majorBidi" w:hAnsiTheme="majorBidi" w:cs="B Nazanin"/>
          <w:lang w:bidi="fa-IR"/>
        </w:rPr>
      </w:pPr>
    </w:p>
    <w:p w14:paraId="23299725" w14:textId="77777777" w:rsidR="00551010" w:rsidRPr="00577610" w:rsidRDefault="00551010" w:rsidP="00551010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0D982B3B" w14:textId="77777777" w:rsidR="00551010" w:rsidRPr="00577610" w:rsidRDefault="00551010" w:rsidP="00CF3434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report_4_student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21BF202C" w14:textId="77777777" w:rsidR="00551010" w:rsidRPr="00577610" w:rsidRDefault="00551010" w:rsidP="00551010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نام و شماره دانشجویی اعضای گروه:</w:t>
      </w:r>
    </w:p>
    <w:p w14:paraId="3C41F221" w14:textId="3CCCC670" w:rsidR="00551010" w:rsidRPr="00577610" w:rsidRDefault="006A2147" w:rsidP="00551010">
      <w:pPr>
        <w:ind w:hanging="270"/>
        <w:rPr>
          <w:rFonts w:asciiTheme="majorBidi" w:hAnsiTheme="majorBidi" w:cs="B Nazanin"/>
          <w:sz w:val="20"/>
          <w:szCs w:val="20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9FC52E7" wp14:editId="2B3574C0">
                <wp:extent cx="5866765" cy="601345"/>
                <wp:effectExtent l="9525" t="8890" r="10160" b="8890"/>
                <wp:docPr id="18464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6765" cy="601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F3861" w14:textId="77777777" w:rsidR="006374A2" w:rsidRDefault="006374A2" w:rsidP="00551010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FC52E7" id="Text Box 88" o:spid="_x0000_s1115" type="#_x0000_t202" style="width:461.95pt;height: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" fillcolor="white [3201]" strokecolor="black [3213]" strokeweight="1pt">
                <v:textbox>
                  <w:txbxContent>
                    <w:p w14:paraId="08EF3861" w14:textId="77777777" w:rsidR="006374A2" w:rsidRDefault="006374A2" w:rsidP="00551010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8F2B407" w14:textId="77777777" w:rsidR="00804E7F" w:rsidRPr="00577610" w:rsidRDefault="00450B32" w:rsidP="00EE4466">
      <w:pPr>
        <w:ind w:left="-1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>4-5</w:t>
      </w:r>
      <w:r w:rsidR="00804E7F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مقادیر نامی</w:t>
      </w:r>
    </w:p>
    <w:p w14:paraId="21F15ACB" w14:textId="553A5759" w:rsidR="00C75279" w:rsidRPr="00577610" w:rsidRDefault="006A2147" w:rsidP="00FD06AC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8DD316E" wp14:editId="1BC0F9C2">
                <wp:extent cx="5676900" cy="982345"/>
                <wp:effectExtent l="9525" t="14605" r="9525" b="12700"/>
                <wp:docPr id="12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982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16"/>
                              <w:gridCol w:w="710"/>
                              <w:gridCol w:w="824"/>
                              <w:gridCol w:w="881"/>
                              <w:gridCol w:w="805"/>
                              <w:gridCol w:w="1052"/>
                              <w:gridCol w:w="930"/>
                              <w:gridCol w:w="1170"/>
                              <w:gridCol w:w="1149"/>
                            </w:tblGrid>
                            <w:tr w:rsidR="006374A2" w:rsidRPr="004C0EBF" w14:paraId="0AE04F45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9170B85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مد عملکرد</w:t>
                                  </w:r>
                                </w:p>
                              </w:tc>
                              <w:tc>
                                <w:tcPr>
                                  <w:tcW w:w="7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421CE6D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توان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FF8EEA9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BE892AC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جریان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44FC30E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  <w:tc>
                                <w:tcPr>
                                  <w:tcW w:w="11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FA9927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ضریب توان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D20EF5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فرکانس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F94CA23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ولتاژ تحریک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A1B783A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جریان تحریک</w:t>
                                  </w:r>
                                </w:p>
                              </w:tc>
                            </w:tr>
                            <w:tr w:rsidR="006374A2" w:rsidRPr="004C0EBF" w14:paraId="7F47FB72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A4DC9D4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ژنراتوری</w:t>
                                  </w:r>
                                </w:p>
                              </w:tc>
                              <w:tc>
                                <w:tcPr>
                                  <w:tcW w:w="7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44B9F5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9ED414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3AE8A5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FBD290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C9C93B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39E45B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FA3DB7" w14:textId="77777777" w:rsidR="006374A2" w:rsidRPr="004C0EBF" w:rsidRDefault="006374A2" w:rsidP="00FD06AC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F1E7A55" w14:textId="77777777" w:rsidR="006374A2" w:rsidRPr="004C0EBF" w:rsidRDefault="006374A2" w:rsidP="00FD06AC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864C43" w14:textId="77777777" w:rsidR="006374A2" w:rsidRDefault="006374A2" w:rsidP="00804E7F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462865F4" w14:textId="77777777" w:rsidR="006374A2" w:rsidRDefault="006374A2" w:rsidP="00804E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DD316E" id="Text Box 46" o:spid="_x0000_s1116" type="#_x0000_t202" style="width:447pt;height:7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16"/>
                        <w:gridCol w:w="710"/>
                        <w:gridCol w:w="824"/>
                        <w:gridCol w:w="881"/>
                        <w:gridCol w:w="805"/>
                        <w:gridCol w:w="1052"/>
                        <w:gridCol w:w="930"/>
                        <w:gridCol w:w="1170"/>
                        <w:gridCol w:w="1149"/>
                      </w:tblGrid>
                      <w:tr w:rsidR="006374A2" w:rsidRPr="004C0EBF" w14:paraId="0AE04F45" w14:textId="77777777" w:rsidTr="00B2103F">
                        <w:trPr>
                          <w:jc w:val="center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9170B85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مد عملکرد</w:t>
                            </w:r>
                          </w:p>
                        </w:tc>
                        <w:tc>
                          <w:tcPr>
                            <w:tcW w:w="7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421CE6D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توان</w:t>
                            </w: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FF8EEA9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BE892AC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جریان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44FC30E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  <w:tc>
                          <w:tcPr>
                            <w:tcW w:w="11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2FA9927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ضریب توان</w:t>
                            </w: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2D20EF5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فرکانس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F94CA23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ولتاژ تحریک</w:t>
                            </w:r>
                          </w:p>
                        </w:tc>
                        <w:tc>
                          <w:tcPr>
                            <w:tcW w:w="12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A1B783A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جریان تحریک</w:t>
                            </w:r>
                          </w:p>
                        </w:tc>
                      </w:tr>
                      <w:tr w:rsidR="006374A2" w:rsidRPr="004C0EBF" w14:paraId="7F47FB72" w14:textId="77777777" w:rsidTr="00B2103F">
                        <w:trPr>
                          <w:jc w:val="center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A4DC9D4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ژنراتوری</w:t>
                            </w:r>
                          </w:p>
                        </w:tc>
                        <w:tc>
                          <w:tcPr>
                            <w:tcW w:w="7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44B9F5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89ED414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3AE8A5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FBD290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1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C9C93B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39E45B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FA3DB7" w14:textId="77777777" w:rsidR="006374A2" w:rsidRPr="004C0EBF" w:rsidRDefault="006374A2" w:rsidP="00FD06AC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F1E7A55" w14:textId="77777777" w:rsidR="006374A2" w:rsidRPr="004C0EBF" w:rsidRDefault="006374A2" w:rsidP="00FD06AC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07864C43" w14:textId="77777777" w:rsidR="006374A2" w:rsidRDefault="006374A2" w:rsidP="00804E7F">
                      <w:pPr>
                        <w:rPr>
                          <w:rFonts w:cs="B Nazanin"/>
                          <w:rtl/>
                        </w:rPr>
                      </w:pPr>
                    </w:p>
                    <w:p w14:paraId="462865F4" w14:textId="77777777" w:rsidR="006374A2" w:rsidRDefault="006374A2" w:rsidP="00804E7F"/>
                  </w:txbxContent>
                </v:textbox>
                <w10:anchorlock/>
              </v:shape>
            </w:pict>
          </mc:Fallback>
        </mc:AlternateContent>
      </w:r>
    </w:p>
    <w:p w14:paraId="4334E6F3" w14:textId="77777777" w:rsidR="00804E7F" w:rsidRPr="00577610" w:rsidRDefault="00450B32" w:rsidP="00804E7F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>4-5-1</w:t>
      </w:r>
      <w:r w:rsidR="00804E7F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آزمايش مدار باز</w:t>
      </w:r>
    </w:p>
    <w:p w14:paraId="5F8CE3DF" w14:textId="77777777" w:rsidR="00804E7F" w:rsidRPr="00577610" w:rsidRDefault="00804E7F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2:</w:t>
      </w:r>
    </w:p>
    <w:p w14:paraId="3B0EDBEC" w14:textId="7909E22E" w:rsidR="00804E7F" w:rsidRPr="00577610" w:rsidRDefault="006A2147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D8CAF36" wp14:editId="1D8B034A">
                <wp:extent cx="5667375" cy="719455"/>
                <wp:effectExtent l="10160" t="7620" r="8890" b="6350"/>
                <wp:docPr id="12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7194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56"/>
                              <w:gridCol w:w="956"/>
                              <w:gridCol w:w="957"/>
                              <w:gridCol w:w="958"/>
                              <w:gridCol w:w="958"/>
                              <w:gridCol w:w="958"/>
                              <w:gridCol w:w="958"/>
                              <w:gridCol w:w="958"/>
                              <w:gridCol w:w="963"/>
                            </w:tblGrid>
                            <w:tr w:rsidR="006374A2" w:rsidRPr="004C0EBF" w14:paraId="082BA0D9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506143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B00588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D1031B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70EE56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7436AD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627817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A6041E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F8ACD1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A0AB76C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f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644A385A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C66CFE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4FFCAE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E9D5FBA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6E251C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92620A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C7DC51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5C0298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DC3BBD" w14:textId="77777777" w:rsidR="006374A2" w:rsidRPr="004C0EBF" w:rsidRDefault="006374A2" w:rsidP="00FD06AC">
                                  <w:pPr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9EC962E" w14:textId="77777777" w:rsidR="006374A2" w:rsidRPr="004C0EBF" w:rsidRDefault="006374A2" w:rsidP="00FD06AC">
                                  <w:pPr>
                                    <w:keepNext/>
                                    <w:spacing w:line="276" w:lineRule="auto"/>
                                    <w:jc w:val="both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(v)</w:t>
                                  </w:r>
                                </w:p>
                              </w:tc>
                            </w:tr>
                          </w:tbl>
                          <w:p w14:paraId="0E60C624" w14:textId="77777777" w:rsidR="006374A2" w:rsidRDefault="006374A2" w:rsidP="00804E7F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319E06B4" w14:textId="77777777" w:rsidR="006374A2" w:rsidRDefault="006374A2" w:rsidP="00804E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8CAF36" id="Text Box 48" o:spid="_x0000_s1117" type="#_x0000_t202" style="width:446.25pt;height: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56"/>
                        <w:gridCol w:w="956"/>
                        <w:gridCol w:w="957"/>
                        <w:gridCol w:w="958"/>
                        <w:gridCol w:w="958"/>
                        <w:gridCol w:w="958"/>
                        <w:gridCol w:w="958"/>
                        <w:gridCol w:w="958"/>
                        <w:gridCol w:w="963"/>
                      </w:tblGrid>
                      <w:tr w:rsidR="006374A2" w:rsidRPr="004C0EBF" w14:paraId="082BA0D9" w14:textId="77777777" w:rsidTr="00B2103F">
                        <w:trPr>
                          <w:jc w:val="center"/>
                        </w:trPr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6506143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B00588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D1031B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70EE56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7436AD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627817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A6041E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F8ACD1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A0AB76C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f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644A385A" w14:textId="77777777" w:rsidTr="00B2103F">
                        <w:trPr>
                          <w:jc w:val="center"/>
                        </w:trPr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C66CFE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4FFCAE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E9D5FBA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66E251C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A92620A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C7DC51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A5C0298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DC3BBD" w14:textId="77777777" w:rsidR="006374A2" w:rsidRPr="004C0EBF" w:rsidRDefault="006374A2" w:rsidP="00FD06AC">
                            <w:pPr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9EC962E" w14:textId="77777777" w:rsidR="006374A2" w:rsidRPr="004C0EBF" w:rsidRDefault="006374A2" w:rsidP="00FD06AC">
                            <w:pPr>
                              <w:keepNext/>
                              <w:spacing w:line="276" w:lineRule="auto"/>
                              <w:jc w:val="both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(v)</w:t>
                            </w:r>
                          </w:p>
                        </w:tc>
                      </w:tr>
                    </w:tbl>
                    <w:p w14:paraId="0E60C624" w14:textId="77777777" w:rsidR="006374A2" w:rsidRDefault="006374A2" w:rsidP="00804E7F">
                      <w:pPr>
                        <w:rPr>
                          <w:rFonts w:cs="B Nazanin"/>
                          <w:rtl/>
                        </w:rPr>
                      </w:pPr>
                    </w:p>
                    <w:p w14:paraId="319E06B4" w14:textId="77777777" w:rsidR="006374A2" w:rsidRDefault="006374A2" w:rsidP="00804E7F"/>
                  </w:txbxContent>
                </v:textbox>
                <w10:anchorlock/>
              </v:shape>
            </w:pict>
          </mc:Fallback>
        </mc:AlternateContent>
      </w:r>
    </w:p>
    <w:p w14:paraId="4417B484" w14:textId="77777777" w:rsidR="00804E7F" w:rsidRPr="00577610" w:rsidRDefault="00804E7F" w:rsidP="00EE4466">
      <w:pPr>
        <w:ind w:left="-1"/>
        <w:jc w:val="both"/>
        <w:rPr>
          <w:rFonts w:asciiTheme="majorBidi" w:hAnsiTheme="majorBidi" w:cs="B Nazanin"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نمودار مشخصه بی باری:</w:t>
      </w:r>
    </w:p>
    <w:p w14:paraId="5C75063E" w14:textId="0ED32AE9" w:rsidR="00FD06AC" w:rsidRPr="00577610" w:rsidRDefault="006A2147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DC6BE15" wp14:editId="66B37D1A">
                <wp:extent cx="5909945" cy="3132455"/>
                <wp:effectExtent l="10160" t="13970" r="13970" b="15875"/>
                <wp:docPr id="125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9945" cy="31324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D5C25" w14:textId="77777777" w:rsidR="006374A2" w:rsidRDefault="006374A2" w:rsidP="00FD06AC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7D8BAE75" wp14:editId="72B0B1E4">
                                  <wp:extent cx="5748020" cy="3031620"/>
                                  <wp:effectExtent l="0" t="0" r="5080" b="16510"/>
                                  <wp:docPr id="77" name="Chart 77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C6BE15" id="Text Box 75" o:spid="_x0000_s1118" type="#_x0000_t202" style="width:465.35pt;height:2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" fillcolor="white [3201]" strokecolor="#ed7d31 [3205]" strokeweight="1pt">
                <v:textbox>
                  <w:txbxContent>
                    <w:p w14:paraId="7C3D5C25" w14:textId="77777777" w:rsidR="006374A2" w:rsidRDefault="006374A2" w:rsidP="00FD06AC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7D8BAE75" wp14:editId="72B0B1E4">
                            <wp:extent cx="5748020" cy="3031620"/>
                            <wp:effectExtent l="0" t="0" r="5080" b="16510"/>
                            <wp:docPr id="77" name="Chart 77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2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7D4DA5" w14:textId="77777777" w:rsidR="00941973" w:rsidRPr="00577610" w:rsidRDefault="00941973" w:rsidP="00804E7F">
      <w:pPr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3218739B" w14:textId="77777777" w:rsidR="00804E7F" w:rsidRPr="00577610" w:rsidRDefault="00450B32" w:rsidP="00450B32">
      <w:pPr>
        <w:jc w:val="both"/>
        <w:rPr>
          <w:rFonts w:asciiTheme="majorBidi" w:hAnsiTheme="majorBidi" w:cs="B Nazanin"/>
          <w:b/>
          <w:bCs/>
          <w:sz w:val="24"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>4-5-2</w:t>
      </w:r>
      <w:r w:rsidR="00804E7F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آزمایش اتصال کوتاه</w:t>
      </w:r>
    </w:p>
    <w:p w14:paraId="6F17D1C7" w14:textId="77777777" w:rsidR="00804E7F" w:rsidRPr="00577610" w:rsidRDefault="00804E7F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lastRenderedPageBreak/>
        <w:t>جدول 3:</w:t>
      </w:r>
    </w:p>
    <w:p w14:paraId="7FD7C2A4" w14:textId="17D5A9CC" w:rsidR="00804E7F" w:rsidRPr="00577610" w:rsidRDefault="006A2147" w:rsidP="00EE4466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E41B0F2" wp14:editId="6F652F54">
                <wp:extent cx="5693410" cy="770255"/>
                <wp:effectExtent l="10160" t="6985" r="11430" b="13335"/>
                <wp:docPr id="124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3410" cy="7702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2"/>
                              <w:gridCol w:w="962"/>
                              <w:gridCol w:w="963"/>
                              <w:gridCol w:w="963"/>
                              <w:gridCol w:w="962"/>
                              <w:gridCol w:w="962"/>
                              <w:gridCol w:w="962"/>
                              <w:gridCol w:w="962"/>
                              <w:gridCol w:w="965"/>
                            </w:tblGrid>
                            <w:tr w:rsidR="006374A2" w:rsidRPr="004C0EBF" w14:paraId="226D6BBB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FC7984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CE9404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116034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A4836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510DEF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9060AA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D9479A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9CC3B8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0D75CF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f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602FBA19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CA9D2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FADDAC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16CB6E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86FA6D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41FBAA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460A15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19844E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F5830B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8B12D9E" w14:textId="77777777" w:rsidR="006374A2" w:rsidRPr="004C0EBF" w:rsidRDefault="006374A2" w:rsidP="00CA6EA4">
                                  <w:pPr>
                                    <w:keepNext/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sc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</w:tbl>
                          <w:p w14:paraId="220337A9" w14:textId="77777777" w:rsidR="006374A2" w:rsidRDefault="006374A2" w:rsidP="00804E7F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</w:p>
                          <w:p w14:paraId="707B1B6B" w14:textId="77777777" w:rsidR="006374A2" w:rsidRDefault="006374A2" w:rsidP="00804E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41B0F2" id="Text Box 67" o:spid="_x0000_s1119" type="#_x0000_t202" style="width:448.3pt;height:6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62"/>
                        <w:gridCol w:w="962"/>
                        <w:gridCol w:w="963"/>
                        <w:gridCol w:w="963"/>
                        <w:gridCol w:w="962"/>
                        <w:gridCol w:w="962"/>
                        <w:gridCol w:w="962"/>
                        <w:gridCol w:w="962"/>
                        <w:gridCol w:w="965"/>
                      </w:tblGrid>
                      <w:tr w:rsidR="006374A2" w:rsidRPr="004C0EBF" w14:paraId="226D6BBB" w14:textId="77777777" w:rsidTr="00B2103F">
                        <w:trPr>
                          <w:jc w:val="center"/>
                        </w:trPr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FC7984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CCE9404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116034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A4836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510DEF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9060AA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D9479A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9CC3B8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F0D75CF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f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602FBA19" w14:textId="77777777" w:rsidTr="00B2103F">
                        <w:trPr>
                          <w:jc w:val="center"/>
                        </w:trPr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CA9D2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FADDAC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16CB6E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86FA6D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41FBAA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460A15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19844E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F5830B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8B12D9E" w14:textId="77777777" w:rsidR="006374A2" w:rsidRPr="004C0EBF" w:rsidRDefault="006374A2" w:rsidP="00CA6EA4">
                            <w:pPr>
                              <w:keepNext/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sc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</w:tbl>
                    <w:p w14:paraId="220337A9" w14:textId="77777777" w:rsidR="006374A2" w:rsidRDefault="006374A2" w:rsidP="00804E7F">
                      <w:pPr>
                        <w:rPr>
                          <w:rFonts w:cs="B Nazanin"/>
                          <w:rtl/>
                        </w:rPr>
                      </w:pPr>
                    </w:p>
                    <w:p w14:paraId="707B1B6B" w14:textId="77777777" w:rsidR="006374A2" w:rsidRDefault="006374A2" w:rsidP="00804E7F"/>
                  </w:txbxContent>
                </v:textbox>
                <w10:anchorlock/>
              </v:shape>
            </w:pict>
          </mc:Fallback>
        </mc:AlternateContent>
      </w:r>
    </w:p>
    <w:p w14:paraId="1352F774" w14:textId="77777777" w:rsidR="00804E7F" w:rsidRPr="00577610" w:rsidRDefault="00804E7F" w:rsidP="00804E7F">
      <w:pPr>
        <w:ind w:left="-1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منحني جريان اتصال کوتاه را بر حسب جريان تحريک:</w:t>
      </w:r>
    </w:p>
    <w:p w14:paraId="70EBE9F1" w14:textId="6F688491" w:rsidR="00EF05FA" w:rsidRPr="00577610" w:rsidRDefault="006A2147" w:rsidP="00804E7F">
      <w:pPr>
        <w:ind w:left="-1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6625BD5" wp14:editId="0D902F05">
                <wp:extent cx="5987415" cy="2710815"/>
                <wp:effectExtent l="10160" t="13335" r="12700" b="9525"/>
                <wp:docPr id="123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7415" cy="27108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6B4C2" w14:textId="77777777" w:rsidR="006374A2" w:rsidRDefault="006374A2" w:rsidP="00EF05FA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7FA56D89" wp14:editId="08682EC3">
                                  <wp:extent cx="5748020" cy="2492829"/>
                                  <wp:effectExtent l="0" t="0" r="5080" b="3175"/>
                                  <wp:docPr id="69" name="Chart 69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625BD5" id="Text Box 68" o:spid="_x0000_s1120" type="#_x0000_t202" style="width:471.45pt;height:21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" fillcolor="white [3201]" strokecolor="#ed7d31 [3205]" strokeweight="1pt">
                <v:textbox>
                  <w:txbxContent>
                    <w:p w14:paraId="1AF6B4C2" w14:textId="77777777" w:rsidR="006374A2" w:rsidRDefault="006374A2" w:rsidP="00EF05FA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7FA56D89" wp14:editId="08682EC3">
                            <wp:extent cx="5748020" cy="2492829"/>
                            <wp:effectExtent l="0" t="0" r="5080" b="3175"/>
                            <wp:docPr id="69" name="Chart 69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7AA35C" w14:textId="77777777" w:rsidR="00CA6EA4" w:rsidRPr="00577610" w:rsidRDefault="00450B32" w:rsidP="00CA6EA4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4-5-3 </w:t>
      </w:r>
      <w:r w:rsidR="00CA6EA4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رفتار جريان اتصال کوتاه با تغيير سرعت</w:t>
      </w:r>
    </w:p>
    <w:p w14:paraId="6CD9CDF8" w14:textId="77777777" w:rsidR="00CA6EA4" w:rsidRPr="00577610" w:rsidRDefault="00CA6EA4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4:</w:t>
      </w:r>
    </w:p>
    <w:p w14:paraId="7ABFA338" w14:textId="75B49D31" w:rsidR="00F030AC" w:rsidRPr="00577610" w:rsidRDefault="006A2147" w:rsidP="00F030AC">
      <w:pPr>
        <w:ind w:left="-1"/>
        <w:jc w:val="both"/>
        <w:rPr>
          <w:rFonts w:asciiTheme="majorBidi" w:hAnsiTheme="majorBidi" w:cs="B Nazanin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0451077" wp14:editId="669177FA">
                <wp:extent cx="5815965" cy="812800"/>
                <wp:effectExtent l="10160" t="15240" r="12700" b="10160"/>
                <wp:docPr id="12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5965" cy="812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-10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792"/>
                              <w:gridCol w:w="792"/>
                              <w:gridCol w:w="792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793"/>
                              <w:gridCol w:w="883"/>
                            </w:tblGrid>
                            <w:tr w:rsidR="006374A2" w:rsidRPr="004C0EBF" w14:paraId="00B74939" w14:textId="77777777" w:rsidTr="00B2103F"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66D979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B1E3C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7B3310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62BF6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54F2E3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F6B1AD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0B111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9A7D23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BF77E4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6726F0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4DBF78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n(rpm)</w:t>
                                  </w:r>
                                </w:p>
                              </w:tc>
                            </w:tr>
                            <w:tr w:rsidR="006374A2" w:rsidRPr="004C0EBF" w14:paraId="56B671AC" w14:textId="77777777" w:rsidTr="00B2103F"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80AF08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C77689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1B46B1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73B928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9330F7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CA29C2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B0A987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6486C5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930E88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A13E84" w14:textId="77777777" w:rsidR="006374A2" w:rsidRPr="004C0EBF" w:rsidRDefault="006374A2" w:rsidP="00CA6EA4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E80FE3" w14:textId="77777777" w:rsidR="006374A2" w:rsidRPr="004C0EBF" w:rsidRDefault="006374A2" w:rsidP="00CA6EA4">
                                  <w:pPr>
                                    <w:keepNext/>
                                    <w:spacing w:line="360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sc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 xml:space="preserve"> 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3033B737" w14:textId="77777777" w:rsidR="006374A2" w:rsidRDefault="006374A2" w:rsidP="00CA6EA4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451077" id="Text Box 81" o:spid="_x0000_s1121" type="#_x0000_t202" style="width:457.95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-10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792"/>
                        <w:gridCol w:w="792"/>
                        <w:gridCol w:w="792"/>
                        <w:gridCol w:w="793"/>
                        <w:gridCol w:w="793"/>
                        <w:gridCol w:w="793"/>
                        <w:gridCol w:w="793"/>
                        <w:gridCol w:w="793"/>
                        <w:gridCol w:w="793"/>
                        <w:gridCol w:w="793"/>
                        <w:gridCol w:w="883"/>
                      </w:tblGrid>
                      <w:tr w:rsidR="006374A2" w:rsidRPr="004C0EBF" w14:paraId="00B74939" w14:textId="77777777" w:rsidTr="00B2103F"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66D979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B1E3C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7B3310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62BF6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54F2E3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F6B1AD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70B111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9A7D23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BF77E4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6726F0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B4DBF78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n(rpm)</w:t>
                            </w:r>
                          </w:p>
                        </w:tc>
                      </w:tr>
                      <w:tr w:rsidR="006374A2" w:rsidRPr="004C0EBF" w14:paraId="56B671AC" w14:textId="77777777" w:rsidTr="00B2103F"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80AF08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C77689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1B46B1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73B928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79330F7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CA29C2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B0A987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6486C5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930E88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A13E84" w14:textId="77777777" w:rsidR="006374A2" w:rsidRPr="004C0EBF" w:rsidRDefault="006374A2" w:rsidP="00CA6EA4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9E80FE3" w14:textId="77777777" w:rsidR="006374A2" w:rsidRPr="004C0EBF" w:rsidRDefault="006374A2" w:rsidP="00CA6EA4">
                            <w:pPr>
                              <w:keepNext/>
                              <w:spacing w:line="360" w:lineRule="auto"/>
                              <w:jc w:val="center"/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sc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 xml:space="preserve"> 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</w:tbl>
                    <w:p w14:paraId="3033B737" w14:textId="77777777" w:rsidR="006374A2" w:rsidRDefault="006374A2" w:rsidP="00CA6EA4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4E58C90" w14:textId="77777777" w:rsidR="00F030AC" w:rsidRPr="00577610" w:rsidRDefault="00F030AC" w:rsidP="00F030AC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4-5-4 مشخصه باباري ژنراتور</w:t>
      </w:r>
    </w:p>
    <w:p w14:paraId="154E3579" w14:textId="77777777" w:rsidR="00F030AC" w:rsidRPr="00577610" w:rsidRDefault="00F030AC" w:rsidP="00F030AC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 xml:space="preserve">مقدار ثابت </w:t>
      </w:r>
      <w:r w:rsidRPr="00577610">
        <w:rPr>
          <w:rFonts w:asciiTheme="majorBidi" w:hAnsiTheme="majorBidi" w:cs="B Nazanin"/>
          <w:lang w:bidi="fa-IR"/>
        </w:rPr>
        <w:t>If</w:t>
      </w:r>
      <w:r w:rsidRPr="00577610">
        <w:rPr>
          <w:rFonts w:asciiTheme="majorBidi" w:hAnsiTheme="majorBidi" w:cs="B Nazanin"/>
          <w:rtl/>
          <w:lang w:bidi="fa-IR"/>
        </w:rPr>
        <w:t>:</w:t>
      </w:r>
    </w:p>
    <w:p w14:paraId="74662F88" w14:textId="24ED9489" w:rsidR="00F030AC" w:rsidRPr="00577610" w:rsidRDefault="006A2147" w:rsidP="00F030AC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1B23B54" wp14:editId="75F0760C">
                <wp:extent cx="5854065" cy="575945"/>
                <wp:effectExtent l="10160" t="8255" r="12700" b="6350"/>
                <wp:docPr id="121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065" cy="5759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9839D" w14:textId="77777777" w:rsidR="006374A2" w:rsidRPr="00DD459B" w:rsidRDefault="006374A2" w:rsidP="00F030A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B23B54" id="Text Box 78" o:spid="_x0000_s1122" type="#_x0000_t202" style="width:460.9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" fillcolor="white [3201]" strokecolor="#5b9bd5 [3204]" strokeweight="1pt">
                <v:textbox>
                  <w:txbxContent>
                    <w:p w14:paraId="2199839D" w14:textId="77777777" w:rsidR="006374A2" w:rsidRPr="00DD459B" w:rsidRDefault="006374A2" w:rsidP="00F030A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3A66AD" w14:textId="77777777" w:rsidR="001E4357" w:rsidRPr="00577610" w:rsidRDefault="001E4357" w:rsidP="001E4357">
      <w:pPr>
        <w:jc w:val="both"/>
        <w:rPr>
          <w:rFonts w:asciiTheme="majorBidi" w:hAnsiTheme="majorBidi" w:cs="B Nazanin"/>
          <w:lang w:bidi="fa-IR"/>
        </w:rPr>
      </w:pPr>
    </w:p>
    <w:p w14:paraId="4E81AE79" w14:textId="77777777" w:rsidR="00C50AA5" w:rsidRPr="00577610" w:rsidRDefault="00C50AA5" w:rsidP="001E4357">
      <w:pPr>
        <w:jc w:val="both"/>
        <w:rPr>
          <w:rFonts w:asciiTheme="majorBidi" w:hAnsiTheme="majorBidi" w:cs="B Nazanin"/>
          <w:lang w:bidi="fa-IR"/>
        </w:rPr>
      </w:pPr>
    </w:p>
    <w:p w14:paraId="600F3790" w14:textId="77777777" w:rsidR="00C50AA5" w:rsidRPr="00577610" w:rsidRDefault="00C50AA5" w:rsidP="001E4357">
      <w:pPr>
        <w:jc w:val="both"/>
        <w:rPr>
          <w:rFonts w:asciiTheme="majorBidi" w:hAnsiTheme="majorBidi" w:cs="B Nazanin"/>
          <w:lang w:bidi="fa-IR"/>
        </w:rPr>
      </w:pPr>
    </w:p>
    <w:p w14:paraId="42D386D3" w14:textId="77777777" w:rsidR="00C50AA5" w:rsidRPr="00577610" w:rsidRDefault="00C50AA5" w:rsidP="001E4357">
      <w:pPr>
        <w:jc w:val="both"/>
        <w:rPr>
          <w:rFonts w:asciiTheme="majorBidi" w:hAnsiTheme="majorBidi" w:cs="B Nazanin"/>
          <w:lang w:bidi="fa-IR"/>
        </w:rPr>
      </w:pPr>
    </w:p>
    <w:p w14:paraId="47E81BA0" w14:textId="77777777" w:rsidR="00941973" w:rsidRPr="00577610" w:rsidRDefault="00941973" w:rsidP="001E4357">
      <w:pPr>
        <w:jc w:val="both"/>
        <w:rPr>
          <w:rFonts w:asciiTheme="majorBidi" w:hAnsiTheme="majorBidi" w:cs="B Nazanin"/>
          <w:lang w:bidi="fa-IR"/>
        </w:rPr>
      </w:pPr>
    </w:p>
    <w:p w14:paraId="2E78B433" w14:textId="77777777" w:rsidR="00C50AA5" w:rsidRPr="00577610" w:rsidRDefault="00C50AA5" w:rsidP="001E4357">
      <w:pPr>
        <w:jc w:val="both"/>
        <w:rPr>
          <w:rFonts w:asciiTheme="majorBidi" w:hAnsiTheme="majorBidi" w:cs="B Nazanin"/>
          <w:lang w:bidi="fa-IR"/>
        </w:rPr>
      </w:pPr>
    </w:p>
    <w:p w14:paraId="67A5D1A8" w14:textId="77777777" w:rsidR="004C09B9" w:rsidRPr="00577610" w:rsidRDefault="004C09B9" w:rsidP="004C09B9">
      <w:pPr>
        <w:pStyle w:val="ListParagraph"/>
        <w:numPr>
          <w:ilvl w:val="0"/>
          <w:numId w:val="4"/>
        </w:num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بار اهمی</w:t>
      </w:r>
    </w:p>
    <w:p w14:paraId="5F68FEA9" w14:textId="77777777" w:rsidR="00F030AC" w:rsidRPr="00577610" w:rsidRDefault="00E42336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5:</w:t>
      </w:r>
    </w:p>
    <w:p w14:paraId="59FE710F" w14:textId="68ADCD70" w:rsidR="00E42336" w:rsidRPr="00577610" w:rsidRDefault="006A2147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B12853C" wp14:editId="7141141F">
                <wp:extent cx="5798820" cy="1252855"/>
                <wp:effectExtent l="10160" t="10160" r="10795" b="13335"/>
                <wp:docPr id="120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12528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7963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66"/>
                              <w:gridCol w:w="767"/>
                              <w:gridCol w:w="766"/>
                              <w:gridCol w:w="767"/>
                              <w:gridCol w:w="767"/>
                              <w:gridCol w:w="766"/>
                              <w:gridCol w:w="767"/>
                              <w:gridCol w:w="767"/>
                              <w:gridCol w:w="1830"/>
                            </w:tblGrid>
                            <w:tr w:rsidR="006374A2" w:rsidRPr="004C0EBF" w14:paraId="70232385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10412B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A0DE7F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8479BE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3F2C1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8A4AF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69ACF5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1D0FB1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EFC73B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BAD25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پله</w:t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  <w:t>های بار مقاومتی</w:t>
                                  </w:r>
                                </w:p>
                              </w:tc>
                            </w:tr>
                            <w:tr w:rsidR="006374A2" w:rsidRPr="004C0EBF" w14:paraId="51D11F98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16AB11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AD677D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682F14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E2F817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5484C9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770B95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041091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FC88C8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3182F09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(v)</w:t>
                                  </w:r>
                                </w:p>
                              </w:tc>
                            </w:tr>
                            <w:tr w:rsidR="006374A2" w:rsidRPr="004C0EBF" w14:paraId="3130A61B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B5F451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6AC01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56EA38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646055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D04544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FE17DF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BE6A9E4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106E89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6D6E62" w14:textId="77777777" w:rsidR="006374A2" w:rsidRPr="004C0EBF" w:rsidRDefault="006374A2" w:rsidP="00EF5A60">
                                  <w:pPr>
                                    <w:keepNext/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a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 xml:space="preserve"> 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32612111" w14:textId="77777777" w:rsidR="006374A2" w:rsidRDefault="006374A2" w:rsidP="00E42336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12853C" id="Text Box 86" o:spid="_x0000_s1123" type="#_x0000_t202" style="width:456.6pt;height:9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7963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66"/>
                        <w:gridCol w:w="767"/>
                        <w:gridCol w:w="766"/>
                        <w:gridCol w:w="767"/>
                        <w:gridCol w:w="767"/>
                        <w:gridCol w:w="766"/>
                        <w:gridCol w:w="767"/>
                        <w:gridCol w:w="767"/>
                        <w:gridCol w:w="1830"/>
                      </w:tblGrid>
                      <w:tr w:rsidR="006374A2" w:rsidRPr="004C0EBF" w14:paraId="70232385" w14:textId="77777777" w:rsidTr="00B2103F">
                        <w:trPr>
                          <w:jc w:val="center"/>
                        </w:trPr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10412B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A0DE7F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8479BE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3F2C1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8A4AF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69ACF5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1D0FB1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EFC73B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EBAD25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پله</w:t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softHyphen/>
                              <w:t>های بار مقاومتی</w:t>
                            </w:r>
                          </w:p>
                        </w:tc>
                      </w:tr>
                      <w:tr w:rsidR="006374A2" w:rsidRPr="004C0EBF" w14:paraId="51D11F98" w14:textId="77777777" w:rsidTr="00B2103F">
                        <w:trPr>
                          <w:jc w:val="center"/>
                        </w:trPr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16AB11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AD677D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682F14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E2F817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5484C9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770B95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041091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FC88C8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3182F09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(v)</w:t>
                            </w:r>
                          </w:p>
                        </w:tc>
                      </w:tr>
                      <w:tr w:rsidR="006374A2" w:rsidRPr="004C0EBF" w14:paraId="3130A61B" w14:textId="77777777" w:rsidTr="00B2103F">
                        <w:trPr>
                          <w:jc w:val="center"/>
                        </w:trPr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B5F451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6AC01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56EA38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646055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D04544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FE17DF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BE6A9E4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106E89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06D6E62" w14:textId="77777777" w:rsidR="006374A2" w:rsidRPr="004C0EBF" w:rsidRDefault="006374A2" w:rsidP="00EF5A60">
                            <w:pPr>
                              <w:keepNext/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a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 xml:space="preserve"> 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</w:tbl>
                    <w:p w14:paraId="32612111" w14:textId="77777777" w:rsidR="006374A2" w:rsidRDefault="006374A2" w:rsidP="00E42336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443A39" w14:textId="77777777" w:rsidR="004C09B9" w:rsidRPr="00577610" w:rsidRDefault="004C09B9" w:rsidP="00804E7F">
      <w:pPr>
        <w:ind w:left="-1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منحني ولتاژ بر حسب جريان استاتور:</w:t>
      </w:r>
    </w:p>
    <w:p w14:paraId="017A5428" w14:textId="0A308D65" w:rsidR="00E434B7" w:rsidRPr="00577610" w:rsidRDefault="006A2147" w:rsidP="00804E7F">
      <w:pPr>
        <w:ind w:left="-1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C547D60" wp14:editId="30AA23EA">
                <wp:extent cx="5943600" cy="3306445"/>
                <wp:effectExtent l="10160" t="6985" r="8890" b="10795"/>
                <wp:docPr id="119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064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B1354" w14:textId="77777777" w:rsidR="006374A2" w:rsidRDefault="006374A2" w:rsidP="00E434B7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1FD6AA69" wp14:editId="09544122">
                                  <wp:extent cx="5748020" cy="3031620"/>
                                  <wp:effectExtent l="0" t="0" r="5080" b="16510"/>
                                  <wp:docPr id="92" name="Chart 9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547D60" id="Text Box 91" o:spid="_x0000_s1124" type="#_x0000_t202" style="width:468pt;height:2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" fillcolor="white [3201]" strokecolor="#ed7d31 [3205]" strokeweight="1pt">
                <v:textbox>
                  <w:txbxContent>
                    <w:p w14:paraId="19EB1354" w14:textId="77777777" w:rsidR="006374A2" w:rsidRDefault="006374A2" w:rsidP="00E434B7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1FD6AA69" wp14:editId="09544122">
                            <wp:extent cx="5748020" cy="3031620"/>
                            <wp:effectExtent l="0" t="0" r="5080" b="16510"/>
                            <wp:docPr id="92" name="Chart 9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FB45E4" w14:textId="77777777" w:rsidR="004C09B9" w:rsidRPr="00577610" w:rsidRDefault="004C09B9" w:rsidP="004C09B9">
      <w:pPr>
        <w:pStyle w:val="ListParagraph"/>
        <w:numPr>
          <w:ilvl w:val="0"/>
          <w:numId w:val="4"/>
        </w:num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بار اهمی-خازنی</w:t>
      </w:r>
    </w:p>
    <w:p w14:paraId="5EB520FB" w14:textId="77777777" w:rsidR="00E42336" w:rsidRPr="00577610" w:rsidRDefault="00E42336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6:</w:t>
      </w:r>
    </w:p>
    <w:p w14:paraId="65BF2ABA" w14:textId="6D1B821B" w:rsidR="00E42336" w:rsidRPr="00577610" w:rsidRDefault="006A2147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DBCEFDE" wp14:editId="00F25E62">
                <wp:extent cx="5892165" cy="1278255"/>
                <wp:effectExtent l="10160" t="6350" r="12700" b="10795"/>
                <wp:docPr id="118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165" cy="12782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91"/>
                              <w:gridCol w:w="891"/>
                              <w:gridCol w:w="891"/>
                              <w:gridCol w:w="891"/>
                              <w:gridCol w:w="1804"/>
                            </w:tblGrid>
                            <w:tr w:rsidR="006374A2" w:rsidRPr="004C0EBF" w14:paraId="726BCD26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3564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669FB6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109DCE4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پله</w:t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  <w:t xml:space="preserve"> بار مقاومتی</w:t>
                                  </w:r>
                                </w:p>
                              </w:tc>
                            </w:tr>
                            <w:tr w:rsidR="006374A2" w:rsidRPr="004C0EBF" w14:paraId="71153EB4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CAA1F19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577BD81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DADB2EA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BB5858F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DD1B4E2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پله</w:t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  <w:t>های بار خازنی</w:t>
                                  </w:r>
                                </w:p>
                              </w:tc>
                            </w:tr>
                            <w:tr w:rsidR="006374A2" w:rsidRPr="004C0EBF" w14:paraId="526EF4B9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13824A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7A375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A8B727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872AC2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803B48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(v)</w:t>
                                  </w:r>
                                </w:p>
                              </w:tc>
                            </w:tr>
                            <w:tr w:rsidR="006374A2" w:rsidRPr="004C0EBF" w14:paraId="43F78C34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AF469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32A9BA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A60CE1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48D214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FB027E7" w14:textId="77777777" w:rsidR="006374A2" w:rsidRPr="004C0EBF" w:rsidRDefault="006374A2" w:rsidP="00EF5A60">
                                  <w:pPr>
                                    <w:keepNext/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a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 xml:space="preserve"> 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0ACA8514" w14:textId="77777777" w:rsidR="006374A2" w:rsidRDefault="006374A2" w:rsidP="00E42336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BCEFDE" id="Text Box 89" o:spid="_x0000_s1125" type="#_x0000_t202" style="width:463.95pt;height:10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91"/>
                        <w:gridCol w:w="891"/>
                        <w:gridCol w:w="891"/>
                        <w:gridCol w:w="891"/>
                        <w:gridCol w:w="1804"/>
                      </w:tblGrid>
                      <w:tr w:rsidR="006374A2" w:rsidRPr="004C0EBF" w14:paraId="726BCD26" w14:textId="77777777" w:rsidTr="00B2103F">
                        <w:trPr>
                          <w:jc w:val="center"/>
                        </w:trPr>
                        <w:tc>
                          <w:tcPr>
                            <w:tcW w:w="3564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9669FB6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109DCE4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پله</w:t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softHyphen/>
                              <w:t xml:space="preserve"> بار مقاومتی</w:t>
                            </w:r>
                          </w:p>
                        </w:tc>
                      </w:tr>
                      <w:tr w:rsidR="006374A2" w:rsidRPr="004C0EBF" w14:paraId="71153EB4" w14:textId="77777777" w:rsidTr="00B2103F">
                        <w:trPr>
                          <w:jc w:val="center"/>
                        </w:trPr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CAA1F19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577BD81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DADB2EA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BB5858F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DD1B4E2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پله</w:t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softHyphen/>
                              <w:t>های بار خازنی</w:t>
                            </w:r>
                          </w:p>
                        </w:tc>
                      </w:tr>
                      <w:tr w:rsidR="006374A2" w:rsidRPr="004C0EBF" w14:paraId="526EF4B9" w14:textId="77777777" w:rsidTr="00B2103F">
                        <w:trPr>
                          <w:jc w:val="center"/>
                        </w:trPr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13824A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7A375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A8B727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872AC2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0803B48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(v)</w:t>
                            </w:r>
                          </w:p>
                        </w:tc>
                      </w:tr>
                      <w:tr w:rsidR="006374A2" w:rsidRPr="004C0EBF" w14:paraId="43F78C34" w14:textId="77777777" w:rsidTr="00B2103F">
                        <w:trPr>
                          <w:jc w:val="center"/>
                        </w:trPr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AF469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32A9BA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A60CE1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48D214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FB027E7" w14:textId="77777777" w:rsidR="006374A2" w:rsidRPr="004C0EBF" w:rsidRDefault="006374A2" w:rsidP="00EF5A60">
                            <w:pPr>
                              <w:keepNext/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a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 xml:space="preserve"> 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</w:tbl>
                    <w:p w14:paraId="0ACA8514" w14:textId="77777777" w:rsidR="006374A2" w:rsidRDefault="006374A2" w:rsidP="00E42336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D710D6" w14:textId="77777777" w:rsidR="00C50AA5" w:rsidRPr="00577610" w:rsidRDefault="00C50AA5" w:rsidP="004C09B9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</w:p>
    <w:p w14:paraId="62ADD7D4" w14:textId="77777777" w:rsidR="00C50AA5" w:rsidRPr="00577610" w:rsidRDefault="00C50AA5" w:rsidP="004C09B9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</w:p>
    <w:p w14:paraId="423DC40C" w14:textId="77777777" w:rsidR="00941973" w:rsidRPr="00577610" w:rsidRDefault="00941973" w:rsidP="004C09B9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</w:p>
    <w:p w14:paraId="5696C6A4" w14:textId="77777777" w:rsidR="00941973" w:rsidRPr="00577610" w:rsidRDefault="00941973" w:rsidP="004C09B9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</w:p>
    <w:p w14:paraId="714F69F3" w14:textId="77777777" w:rsidR="004C09B9" w:rsidRPr="00577610" w:rsidRDefault="004C09B9" w:rsidP="004C09B9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منحني ولتاژ بر حسب جريان استاتور:</w:t>
      </w:r>
    </w:p>
    <w:p w14:paraId="0EA09075" w14:textId="57DE3763" w:rsidR="00E434B7" w:rsidRPr="00577610" w:rsidRDefault="006A2147" w:rsidP="004C09B9">
      <w:pPr>
        <w:ind w:left="-1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60D32CDF" wp14:editId="4763B9DD">
                <wp:extent cx="5921375" cy="2580005"/>
                <wp:effectExtent l="10160" t="10160" r="12065" b="10160"/>
                <wp:docPr id="117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25800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6AC5A" w14:textId="77777777" w:rsidR="006374A2" w:rsidRDefault="006374A2" w:rsidP="00E434B7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005377AB" wp14:editId="1D228515">
                                  <wp:extent cx="5736772" cy="2373086"/>
                                  <wp:effectExtent l="0" t="0" r="16510" b="8255"/>
                                  <wp:docPr id="94" name="Chart 9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D32CDF" id="Text Box 93" o:spid="_x0000_s1126" type="#_x0000_t202" style="width:466.25pt;height:20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" fillcolor="white [3201]" strokecolor="#ed7d31 [3205]" strokeweight="1pt">
                <v:textbox>
                  <w:txbxContent>
                    <w:p w14:paraId="7E56AC5A" w14:textId="77777777" w:rsidR="006374A2" w:rsidRDefault="006374A2" w:rsidP="00E434B7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005377AB" wp14:editId="1D228515">
                            <wp:extent cx="5736772" cy="2373086"/>
                            <wp:effectExtent l="0" t="0" r="16510" b="8255"/>
                            <wp:docPr id="94" name="Chart 94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8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D291AD" w14:textId="77777777" w:rsidR="004C09B9" w:rsidRPr="00577610" w:rsidRDefault="004C09B9" w:rsidP="004C09B9">
      <w:pPr>
        <w:pStyle w:val="ListParagraph"/>
        <w:numPr>
          <w:ilvl w:val="0"/>
          <w:numId w:val="4"/>
        </w:num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بار اهمی-سلفی</w:t>
      </w:r>
    </w:p>
    <w:p w14:paraId="692B6406" w14:textId="77777777" w:rsidR="00E42336" w:rsidRPr="00577610" w:rsidRDefault="00E42336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7:</w:t>
      </w:r>
    </w:p>
    <w:p w14:paraId="40A933A4" w14:textId="3FFCE31A" w:rsidR="00E42336" w:rsidRPr="00577610" w:rsidRDefault="006A2147" w:rsidP="00804E7F">
      <w:pPr>
        <w:ind w:left="-1"/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F4BA418" wp14:editId="05343C60">
                <wp:extent cx="5892165" cy="1566545"/>
                <wp:effectExtent l="10160" t="9525" r="12700" b="14605"/>
                <wp:docPr id="116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165" cy="15665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91"/>
                              <w:gridCol w:w="891"/>
                              <w:gridCol w:w="891"/>
                              <w:gridCol w:w="891"/>
                              <w:gridCol w:w="1520"/>
                            </w:tblGrid>
                            <w:tr w:rsidR="006374A2" w:rsidRPr="004C0EBF" w14:paraId="6698E73F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3564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6C36FEA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2A95E7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پله بار مقاومتی</w:t>
                                  </w:r>
                                </w:p>
                              </w:tc>
                            </w:tr>
                            <w:tr w:rsidR="006374A2" w:rsidRPr="004C0EBF" w14:paraId="7D714FBC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2EC3FC5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C5720EA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967B44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039367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93ABCFF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پله</w:t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  <w:t>های بار سلفی</w:t>
                                  </w:r>
                                </w:p>
                              </w:tc>
                            </w:tr>
                            <w:tr w:rsidR="006374A2" w:rsidRPr="004C0EBF" w14:paraId="11EEE62F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0CDBF9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5FE94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841797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89BF70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8225BE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(v)</w:t>
                                  </w:r>
                                </w:p>
                              </w:tc>
                            </w:tr>
                            <w:tr w:rsidR="006374A2" w:rsidRPr="004C0EBF" w14:paraId="32E52C5E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014BCE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C5D02F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D09DAC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3DC066" w14:textId="77777777" w:rsidR="006374A2" w:rsidRPr="004C0EBF" w:rsidRDefault="006374A2" w:rsidP="00EF5A6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A0AFEFF" w14:textId="77777777" w:rsidR="006374A2" w:rsidRPr="004C0EBF" w:rsidRDefault="006374A2" w:rsidP="00EF5A60">
                                  <w:pPr>
                                    <w:keepNext/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a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 xml:space="preserve"> 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1CE3E0AD" w14:textId="77777777" w:rsidR="006374A2" w:rsidRDefault="006374A2" w:rsidP="00E42336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4BA418" id="Text Box 90" o:spid="_x0000_s1127" type="#_x0000_t202" style="width:463.95pt;height:12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91"/>
                        <w:gridCol w:w="891"/>
                        <w:gridCol w:w="891"/>
                        <w:gridCol w:w="891"/>
                        <w:gridCol w:w="1520"/>
                      </w:tblGrid>
                      <w:tr w:rsidR="006374A2" w:rsidRPr="004C0EBF" w14:paraId="6698E73F" w14:textId="77777777" w:rsidTr="00B2103F">
                        <w:trPr>
                          <w:jc w:val="center"/>
                        </w:trPr>
                        <w:tc>
                          <w:tcPr>
                            <w:tcW w:w="3564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6C36FEA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2A95E7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پله بار مقاومتی</w:t>
                            </w:r>
                          </w:p>
                        </w:tc>
                      </w:tr>
                      <w:tr w:rsidR="006374A2" w:rsidRPr="004C0EBF" w14:paraId="7D714FBC" w14:textId="77777777" w:rsidTr="00B2103F">
                        <w:trPr>
                          <w:jc w:val="center"/>
                        </w:trPr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2EC3FC5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C5720EA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5967B44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9039367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93ABCFF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پله</w:t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softHyphen/>
                              <w:t>های بار سلفی</w:t>
                            </w:r>
                          </w:p>
                        </w:tc>
                      </w:tr>
                      <w:tr w:rsidR="006374A2" w:rsidRPr="004C0EBF" w14:paraId="11EEE62F" w14:textId="77777777" w:rsidTr="00B2103F">
                        <w:trPr>
                          <w:jc w:val="center"/>
                        </w:trPr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0CDBF9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5FE94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841797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89BF70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E8225BE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(v)</w:t>
                            </w:r>
                          </w:p>
                        </w:tc>
                      </w:tr>
                      <w:tr w:rsidR="006374A2" w:rsidRPr="004C0EBF" w14:paraId="32E52C5E" w14:textId="77777777" w:rsidTr="00B2103F">
                        <w:trPr>
                          <w:jc w:val="center"/>
                        </w:trPr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014BCE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C5D02F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D09DAC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3DC066" w14:textId="77777777" w:rsidR="006374A2" w:rsidRPr="004C0EBF" w:rsidRDefault="006374A2" w:rsidP="00EF5A60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A0AFEFF" w14:textId="77777777" w:rsidR="006374A2" w:rsidRPr="004C0EBF" w:rsidRDefault="006374A2" w:rsidP="00EF5A60">
                            <w:pPr>
                              <w:keepNext/>
                              <w:spacing w:line="276" w:lineRule="auto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a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 xml:space="preserve"> 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</w:tbl>
                    <w:p w14:paraId="1CE3E0AD" w14:textId="77777777" w:rsidR="006374A2" w:rsidRDefault="006374A2" w:rsidP="00E42336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2EDEEA" w14:textId="77777777" w:rsidR="004C09B9" w:rsidRPr="00577610" w:rsidRDefault="004C09B9" w:rsidP="004C09B9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منحني ولتاژ بر حسب جريان استاتور:</w:t>
      </w:r>
    </w:p>
    <w:p w14:paraId="3F2A83A9" w14:textId="43F6AD58" w:rsidR="001E4357" w:rsidRPr="00577610" w:rsidRDefault="006A2147" w:rsidP="00C50AA5">
      <w:pPr>
        <w:ind w:left="-1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68558E0" wp14:editId="2157E4F1">
                <wp:extent cx="5921375" cy="2580005"/>
                <wp:effectExtent l="10160" t="6350" r="12065" b="13970"/>
                <wp:docPr id="11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25800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D2A07" w14:textId="77777777" w:rsidR="006374A2" w:rsidRDefault="006374A2" w:rsidP="001E4357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505845AE" wp14:editId="6575FE46">
                                  <wp:extent cx="5736772" cy="2373086"/>
                                  <wp:effectExtent l="0" t="0" r="16510" b="8255"/>
                                  <wp:docPr id="106" name="Chart 106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8558E0" id="Text Box 105" o:spid="_x0000_s1128" type="#_x0000_t202" style="width:466.25pt;height:20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" fillcolor="white [3201]" strokecolor="#ed7d31 [3205]" strokeweight="1pt">
                <v:textbox>
                  <w:txbxContent>
                    <w:p w14:paraId="413D2A07" w14:textId="77777777" w:rsidR="006374A2" w:rsidRDefault="006374A2" w:rsidP="001E4357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505845AE" wp14:editId="6575FE46">
                            <wp:extent cx="5736772" cy="2373086"/>
                            <wp:effectExtent l="0" t="0" r="16510" b="8255"/>
                            <wp:docPr id="106" name="Chart 106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9BD44" w14:textId="77777777" w:rsidR="00941973" w:rsidRPr="00577610" w:rsidRDefault="00941973" w:rsidP="00606C6E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59AEAF7F" w14:textId="77777777" w:rsidR="00606C6E" w:rsidRPr="00577610" w:rsidRDefault="00450B32" w:rsidP="00606C6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4-6 </w:t>
      </w:r>
      <w:r w:rsidR="00606C6E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پرسش و محاسبه</w:t>
      </w:r>
      <w:r w:rsidR="00606C6E" w:rsidRPr="00577610">
        <w:rPr>
          <w:rFonts w:asciiTheme="majorBidi" w:hAnsiTheme="majorBidi" w:cs="B Nazanin"/>
          <w:b/>
          <w:bCs/>
          <w:sz w:val="24"/>
          <w:lang w:bidi="fa-IR"/>
        </w:rPr>
        <w:t xml:space="preserve"> :</w:t>
      </w:r>
    </w:p>
    <w:p w14:paraId="1D8F7427" w14:textId="77777777" w:rsidR="00F3669E" w:rsidRPr="00577610" w:rsidRDefault="00F3669E" w:rsidP="00F3669E">
      <w:pPr>
        <w:pStyle w:val="ListParagraph"/>
        <w:numPr>
          <w:ilvl w:val="0"/>
          <w:numId w:val="13"/>
        </w:numPr>
        <w:ind w:left="36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تاثير جريان تحريک بر ولتاژ پايانه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هاي يک ژنراتور بي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بار چگونه است؟</w:t>
      </w:r>
    </w:p>
    <w:p w14:paraId="2367CDEB" w14:textId="4885F99D" w:rsidR="00F3669E" w:rsidRPr="00577610" w:rsidRDefault="006A2147" w:rsidP="00F3669E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33A9D2C1" wp14:editId="47E57352">
                <wp:extent cx="5843905" cy="1883410"/>
                <wp:effectExtent l="9525" t="10160" r="13970" b="11430"/>
                <wp:docPr id="114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18834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17A46" w14:textId="77777777" w:rsidR="006374A2" w:rsidRPr="00302672" w:rsidRDefault="006374A2" w:rsidP="00F3669E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A9D2C1" id="Text Box 99" o:spid="_x0000_s1129" type="#_x0000_t202" style="width:460.15pt;height:14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" fillcolor="white [3201]" strokecolor="#70ad47 [3209]" strokeweight="1pt">
                <v:textbox>
                  <w:txbxContent>
                    <w:p w14:paraId="37A17A46" w14:textId="77777777" w:rsidR="006374A2" w:rsidRPr="00302672" w:rsidRDefault="006374A2" w:rsidP="00F3669E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536A5D" w14:textId="77777777" w:rsidR="00F3669E" w:rsidRPr="00577610" w:rsidRDefault="00F3669E" w:rsidP="00F3669E">
      <w:pPr>
        <w:pStyle w:val="ListParagraph"/>
        <w:numPr>
          <w:ilvl w:val="0"/>
          <w:numId w:val="13"/>
        </w:numPr>
        <w:ind w:left="36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آیا مجازيم که جريان تحريک را براي دست يافتن به ولتاژ بيشتر به هر میزان افزايش دهيم؟ چرا؟</w:t>
      </w:r>
    </w:p>
    <w:p w14:paraId="7B246240" w14:textId="51218C8F" w:rsidR="00F3669E" w:rsidRPr="00577610" w:rsidRDefault="006A2147" w:rsidP="00F3669E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8CB4E88" wp14:editId="498D69D2">
                <wp:extent cx="5832475" cy="1959610"/>
                <wp:effectExtent l="9525" t="6985" r="15875" b="14605"/>
                <wp:docPr id="113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475" cy="19596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EED09" w14:textId="77777777" w:rsidR="006374A2" w:rsidRPr="00302672" w:rsidRDefault="006374A2" w:rsidP="00F3669E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CB4E88" id="Text Box 100" o:spid="_x0000_s1130" type="#_x0000_t202" style="width:459.25pt;height:15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" fillcolor="white [3201]" strokecolor="#70ad47 [3209]" strokeweight="1pt">
                <v:textbox>
                  <w:txbxContent>
                    <w:p w14:paraId="519EED09" w14:textId="77777777" w:rsidR="006374A2" w:rsidRPr="00302672" w:rsidRDefault="006374A2" w:rsidP="00F3669E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A23BE" w14:textId="77777777" w:rsidR="00F3669E" w:rsidRPr="00577610" w:rsidRDefault="00F3669E" w:rsidP="00F3669E">
      <w:pPr>
        <w:pStyle w:val="ListParagraph"/>
        <w:numPr>
          <w:ilvl w:val="0"/>
          <w:numId w:val="13"/>
        </w:numPr>
        <w:ind w:left="36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جريان اتصال کوتاه در يک ژنراتور سنکرون نسبت به جريان تحريک و سرعت چگونه تغيير مي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کند؟ چرا؟</w:t>
      </w:r>
    </w:p>
    <w:p w14:paraId="7499F87A" w14:textId="064E8D20" w:rsidR="00C50AA5" w:rsidRPr="00577610" w:rsidRDefault="006A2147" w:rsidP="00C50AA5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6C213D3" wp14:editId="4D425F4B">
                <wp:extent cx="5854700" cy="2165985"/>
                <wp:effectExtent l="9525" t="13335" r="12700" b="11430"/>
                <wp:docPr id="112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21659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5A0E1" w14:textId="77777777" w:rsidR="006374A2" w:rsidRPr="00302672" w:rsidRDefault="006374A2" w:rsidP="001E4357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C213D3" id="Text Box 101" o:spid="_x0000_s1131" type="#_x0000_t202" style="width:461pt;height:17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" fillcolor="white [3201]" strokecolor="#70ad47 [3209]" strokeweight="1pt">
                <v:textbox>
                  <w:txbxContent>
                    <w:p w14:paraId="4875A0E1" w14:textId="77777777" w:rsidR="006374A2" w:rsidRPr="00302672" w:rsidRDefault="006374A2" w:rsidP="001E4357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1DE52F6" w14:textId="77777777" w:rsidR="00C50AA5" w:rsidRPr="00577610" w:rsidRDefault="00C50AA5" w:rsidP="00C50AA5">
      <w:pPr>
        <w:jc w:val="both"/>
        <w:rPr>
          <w:rFonts w:asciiTheme="majorBidi" w:hAnsiTheme="majorBidi" w:cs="B Nazanin"/>
          <w:sz w:val="24"/>
          <w:lang w:bidi="fa-IR"/>
        </w:rPr>
      </w:pPr>
    </w:p>
    <w:p w14:paraId="59217DE8" w14:textId="77777777" w:rsidR="00C50AA5" w:rsidRPr="00577610" w:rsidRDefault="00C50AA5" w:rsidP="00C50AA5">
      <w:pPr>
        <w:jc w:val="both"/>
        <w:rPr>
          <w:rFonts w:asciiTheme="majorBidi" w:hAnsiTheme="majorBidi" w:cs="B Nazanin"/>
          <w:sz w:val="24"/>
          <w:lang w:bidi="fa-IR"/>
        </w:rPr>
      </w:pPr>
    </w:p>
    <w:p w14:paraId="74E8259D" w14:textId="77777777" w:rsidR="00C50AA5" w:rsidRPr="00577610" w:rsidRDefault="00C50AA5" w:rsidP="00C50AA5">
      <w:pPr>
        <w:jc w:val="both"/>
        <w:rPr>
          <w:rFonts w:asciiTheme="majorBidi" w:hAnsiTheme="majorBidi" w:cs="B Nazanin"/>
          <w:sz w:val="24"/>
          <w:lang w:bidi="fa-IR"/>
        </w:rPr>
      </w:pPr>
    </w:p>
    <w:p w14:paraId="08F7ED4D" w14:textId="77777777" w:rsidR="00F3669E" w:rsidRPr="00577610" w:rsidRDefault="00F3669E" w:rsidP="00F3669E">
      <w:pPr>
        <w:pStyle w:val="ListParagraph"/>
        <w:numPr>
          <w:ilvl w:val="0"/>
          <w:numId w:val="13"/>
        </w:numPr>
        <w:ind w:left="36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ولتاژ پايانه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هاي ژنراتور با افزيش بار الکتريکي چه تغييري مي كند؟ چرا؟</w:t>
      </w:r>
    </w:p>
    <w:p w14:paraId="2A5760CA" w14:textId="4C9F58FF" w:rsidR="001E4357" w:rsidRPr="00577610" w:rsidRDefault="006A2147" w:rsidP="001E4357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2A8FF324" wp14:editId="1394C03B">
                <wp:extent cx="5876290" cy="1625600"/>
                <wp:effectExtent l="9525" t="10160" r="10160" b="12065"/>
                <wp:docPr id="109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1625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E1685" w14:textId="77777777" w:rsidR="006374A2" w:rsidRPr="00302672" w:rsidRDefault="006374A2" w:rsidP="001E4357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FF324" id="Text Box 102" o:spid="_x0000_s1132" type="#_x0000_t202" style="width:462.7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" fillcolor="white [3201]" strokecolor="#70ad47 [3209]" strokeweight="1pt">
                <v:textbox>
                  <w:txbxContent>
                    <w:p w14:paraId="7F2E1685" w14:textId="77777777" w:rsidR="006374A2" w:rsidRPr="00302672" w:rsidRDefault="006374A2" w:rsidP="001E4357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28F999" w14:textId="77777777" w:rsidR="00F3669E" w:rsidRPr="00577610" w:rsidRDefault="00F3669E" w:rsidP="00F3669E">
      <w:pPr>
        <w:pStyle w:val="ListParagraph"/>
        <w:numPr>
          <w:ilvl w:val="0"/>
          <w:numId w:val="13"/>
        </w:numPr>
        <w:ind w:left="36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اثر ضریب توان بار در تغییر ولتاژ چگونه است؟</w:t>
      </w:r>
    </w:p>
    <w:p w14:paraId="3FFC6914" w14:textId="66135C7C" w:rsidR="001E4357" w:rsidRPr="00577610" w:rsidRDefault="006A2147" w:rsidP="001E4357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282F04A" wp14:editId="71766526">
                <wp:extent cx="5876290" cy="1625600"/>
                <wp:effectExtent l="9525" t="6985" r="10160" b="15240"/>
                <wp:docPr id="105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1625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4E3C0" w14:textId="77777777" w:rsidR="006374A2" w:rsidRPr="00302672" w:rsidRDefault="006374A2" w:rsidP="001E4357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82F04A" id="Text Box 103" o:spid="_x0000_s1133" type="#_x0000_t202" style="width:462.7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" fillcolor="white [3201]" strokecolor="#70ad47 [3209]" strokeweight="1pt">
                <v:textbox>
                  <w:txbxContent>
                    <w:p w14:paraId="26F4E3C0" w14:textId="77777777" w:rsidR="006374A2" w:rsidRPr="00302672" w:rsidRDefault="006374A2" w:rsidP="001E4357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157FFE7" w14:textId="77777777" w:rsidR="00F3669E" w:rsidRPr="00577610" w:rsidRDefault="00F3669E" w:rsidP="00F3669E">
      <w:pPr>
        <w:pStyle w:val="ListParagraph"/>
        <w:numPr>
          <w:ilvl w:val="0"/>
          <w:numId w:val="13"/>
        </w:numPr>
        <w:ind w:left="36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امپدانس ژنراتور سنکرون آزمايش شده چقدر است؟</w:t>
      </w:r>
    </w:p>
    <w:p w14:paraId="38012061" w14:textId="112EA2BF" w:rsidR="001E4357" w:rsidRPr="00577610" w:rsidRDefault="006A2147" w:rsidP="001E4357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16B4E0E" wp14:editId="2B485697">
                <wp:extent cx="5876290" cy="1625600"/>
                <wp:effectExtent l="9525" t="13335" r="10160" b="8890"/>
                <wp:docPr id="104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1625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41235" w14:textId="77777777" w:rsidR="006374A2" w:rsidRPr="00302672" w:rsidRDefault="006374A2" w:rsidP="001E4357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6B4E0E" id="Text Box 104" o:spid="_x0000_s1134" type="#_x0000_t202" style="width:462.7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" fillcolor="white [3201]" strokecolor="#70ad47 [3209]" strokeweight="1pt">
                <v:textbox>
                  <w:txbxContent>
                    <w:p w14:paraId="65941235" w14:textId="77777777" w:rsidR="006374A2" w:rsidRPr="00302672" w:rsidRDefault="006374A2" w:rsidP="001E4357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43EC74" w14:textId="77777777" w:rsidR="007F7254" w:rsidRPr="00577610" w:rsidRDefault="007F7254" w:rsidP="00F3669E">
      <w:pPr>
        <w:ind w:left="360"/>
        <w:jc w:val="both"/>
        <w:rPr>
          <w:rFonts w:asciiTheme="majorBidi" w:hAnsiTheme="majorBidi" w:cs="B Nazanin"/>
          <w:rtl/>
          <w:lang w:bidi="fa-IR"/>
        </w:rPr>
        <w:sectPr w:rsidR="007F7254" w:rsidRPr="00577610" w:rsidSect="00885181">
          <w:headerReference w:type="default" r:id="rId41"/>
          <w:headerReference w:type="first" r:id="rId42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</w:p>
    <w:p w14:paraId="2ED2CEFF" w14:textId="77777777" w:rsidR="007F7254" w:rsidRPr="00577610" w:rsidRDefault="007F7254">
      <w:pPr>
        <w:bidi w:val="0"/>
        <w:spacing w:after="160" w:line="259" w:lineRule="auto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br w:type="page"/>
      </w:r>
    </w:p>
    <w:p w14:paraId="685BD098" w14:textId="77777777" w:rsidR="007F7254" w:rsidRPr="00577610" w:rsidRDefault="007F7254" w:rsidP="007F7254">
      <w:pPr>
        <w:rPr>
          <w:rFonts w:asciiTheme="majorBidi" w:hAnsiTheme="majorBidi" w:cs="B Nazanin"/>
          <w:sz w:val="24"/>
          <w:rtl/>
        </w:rPr>
      </w:pPr>
    </w:p>
    <w:p w14:paraId="255E4DC2" w14:textId="77777777" w:rsidR="007F7254" w:rsidRPr="00577610" w:rsidRDefault="007F7254" w:rsidP="007F7254">
      <w:pPr>
        <w:rPr>
          <w:rFonts w:asciiTheme="majorBidi" w:hAnsiTheme="majorBidi" w:cs="B Nazanin"/>
          <w:sz w:val="24"/>
          <w:rtl/>
        </w:rPr>
      </w:pPr>
      <w:r w:rsidRPr="00577610">
        <w:rPr>
          <w:rFonts w:asciiTheme="majorBidi" w:hAnsiTheme="majorBidi" w:cs="B Nazanin"/>
          <w:noProof/>
          <w:sz w:val="24"/>
          <w:rtl/>
        </w:rPr>
        <w:drawing>
          <wp:anchor distT="0" distB="0" distL="114300" distR="114300" simplePos="0" relativeHeight="251667456" behindDoc="1" locked="0" layoutInCell="1" allowOverlap="1" wp14:anchorId="00913011" wp14:editId="5CEDA05D">
            <wp:simplePos x="0" y="0"/>
            <wp:positionH relativeFrom="margin">
              <wp:align>center</wp:align>
            </wp:positionH>
            <wp:positionV relativeFrom="paragraph">
              <wp:posOffset>32067</wp:posOffset>
            </wp:positionV>
            <wp:extent cx="3528060" cy="5039995"/>
            <wp:effectExtent l="6032" t="0" r="2223" b="2222"/>
            <wp:wrapNone/>
            <wp:docPr id="107" name="Picture 107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D9CC97" w14:textId="77777777" w:rsidR="007F7254" w:rsidRPr="00577610" w:rsidRDefault="007F7254" w:rsidP="007F7254">
      <w:pPr>
        <w:rPr>
          <w:rFonts w:asciiTheme="majorBidi" w:hAnsiTheme="majorBidi" w:cs="B Nazanin"/>
          <w:sz w:val="24"/>
          <w:rtl/>
        </w:rPr>
      </w:pPr>
    </w:p>
    <w:p w14:paraId="178A90C7" w14:textId="77777777" w:rsidR="007F7254" w:rsidRPr="00577610" w:rsidRDefault="007F7254" w:rsidP="007F7254">
      <w:pPr>
        <w:rPr>
          <w:rFonts w:asciiTheme="majorBidi" w:hAnsiTheme="majorBidi" w:cs="B Nazanin"/>
          <w:sz w:val="24"/>
          <w:rtl/>
        </w:rPr>
      </w:pPr>
    </w:p>
    <w:p w14:paraId="39E0E68E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3F99B46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9C67D10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6EB87DDD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6C18A30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9DF1380" w14:textId="77777777" w:rsidR="007F7254" w:rsidRPr="00577610" w:rsidRDefault="007F7254" w:rsidP="007F7254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</w:rPr>
        <w:t xml:space="preserve">  </w:t>
      </w:r>
      <w:r w:rsidRPr="00577610">
        <w:rPr>
          <w:rFonts w:asciiTheme="majorBidi" w:hAnsiTheme="majorBidi" w:cs="B Nazanin"/>
          <w:b/>
          <w:bCs/>
          <w:sz w:val="24"/>
          <w:rtl/>
        </w:rPr>
        <w:tab/>
      </w:r>
      <w:r w:rsidRPr="00577610">
        <w:rPr>
          <w:rFonts w:asciiTheme="majorBidi" w:hAnsiTheme="majorBidi" w:cs="B Nazanin"/>
          <w:b/>
          <w:bCs/>
          <w:sz w:val="24"/>
          <w:rtl/>
        </w:rPr>
        <w:tab/>
      </w:r>
      <w:r w:rsidRPr="00577610">
        <w:rPr>
          <w:rFonts w:asciiTheme="majorBidi" w:hAnsiTheme="majorBidi" w:cs="B Nazanin"/>
          <w:b/>
          <w:bCs/>
          <w:sz w:val="24"/>
          <w:rtl/>
        </w:rPr>
        <w:tab/>
      </w:r>
      <w:r w:rsidRPr="00577610">
        <w:rPr>
          <w:rFonts w:asciiTheme="majorBidi" w:hAnsiTheme="majorBidi" w:cs="B Nazanin"/>
          <w:b/>
          <w:bCs/>
          <w:sz w:val="24"/>
          <w:rtl/>
        </w:rPr>
        <w:tab/>
      </w:r>
      <w:r w:rsidRPr="00577610">
        <w:rPr>
          <w:rFonts w:asciiTheme="majorBidi" w:hAnsiTheme="majorBidi" w:cs="B Nazanin"/>
          <w:b/>
          <w:bCs/>
          <w:sz w:val="24"/>
          <w:rtl/>
        </w:rPr>
        <w:tab/>
        <w:t xml:space="preserve">          آزمايش 5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: </w:t>
      </w:r>
    </w:p>
    <w:p w14:paraId="3DFBFAF4" w14:textId="77777777" w:rsidR="007F7254" w:rsidRPr="00577610" w:rsidRDefault="007F7254" w:rsidP="007F7254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6D73A3C" w14:textId="77777777" w:rsidR="007F7254" w:rsidRPr="00577610" w:rsidRDefault="007F7254" w:rsidP="007F7254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تعيين مشخصه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هاي موتور سنکرون</w:t>
      </w:r>
    </w:p>
    <w:p w14:paraId="09E1D03D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6FE6FBB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A111BEB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D68EF0B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DA76FAF" w14:textId="77777777" w:rsidR="007F7254" w:rsidRPr="00577610" w:rsidRDefault="007F7254" w:rsidP="007F7254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B745BA0" w14:textId="77777777" w:rsidR="007F7254" w:rsidRPr="00577610" w:rsidRDefault="007F7254">
      <w:pPr>
        <w:bidi w:val="0"/>
        <w:spacing w:after="160" w:line="259" w:lineRule="auto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br w:type="page"/>
      </w:r>
    </w:p>
    <w:p w14:paraId="79EBD4CD" w14:textId="77777777" w:rsidR="00264863" w:rsidRPr="00577610" w:rsidRDefault="00264863" w:rsidP="00264863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lastRenderedPageBreak/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674FA7D8" w14:textId="77777777" w:rsidR="00264863" w:rsidRPr="00577610" w:rsidRDefault="00264863" w:rsidP="00264863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report_5_student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75E6EE8B" w14:textId="77777777" w:rsidR="00264863" w:rsidRPr="00577610" w:rsidRDefault="00264863" w:rsidP="00264863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نام و شماره دانشجویی اعضای گروه:</w:t>
      </w:r>
    </w:p>
    <w:p w14:paraId="375A4BF9" w14:textId="08CDB1C0" w:rsidR="00264863" w:rsidRPr="00577610" w:rsidRDefault="006A2147" w:rsidP="00264863">
      <w:pPr>
        <w:ind w:hanging="270"/>
        <w:rPr>
          <w:rFonts w:asciiTheme="majorBidi" w:hAnsiTheme="majorBidi" w:cs="B Nazanin"/>
          <w:sz w:val="20"/>
          <w:szCs w:val="20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32E05BA" wp14:editId="616207AF">
                <wp:extent cx="5866765" cy="601345"/>
                <wp:effectExtent l="9525" t="9525" r="10160" b="8255"/>
                <wp:docPr id="103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6765" cy="601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291EB" w14:textId="77777777" w:rsidR="006374A2" w:rsidRDefault="006374A2" w:rsidP="00264863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2E05BA" id="Text Box 109" o:spid="_x0000_s1135" type="#_x0000_t202" style="width:461.95pt;height: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" fillcolor="white [3201]" strokecolor="black [3213]" strokeweight="1pt">
                <v:textbox>
                  <w:txbxContent>
                    <w:p w14:paraId="0A8291EB" w14:textId="77777777" w:rsidR="006374A2" w:rsidRDefault="006374A2" w:rsidP="00264863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216481" w14:textId="77777777" w:rsidR="00A5098F" w:rsidRPr="00577610" w:rsidRDefault="00A5098F" w:rsidP="00A5098F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5-5 مقادیر نامی:</w:t>
      </w:r>
    </w:p>
    <w:p w14:paraId="02196290" w14:textId="347C82FC" w:rsidR="00A5098F" w:rsidRPr="00577610" w:rsidRDefault="006A2147" w:rsidP="00A5098F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39904B6" wp14:editId="1DB7EFF0">
                <wp:extent cx="5882640" cy="962025"/>
                <wp:effectExtent l="9525" t="15240" r="13335" b="13335"/>
                <wp:docPr id="102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640" cy="9620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755"/>
                              <w:gridCol w:w="899"/>
                              <w:gridCol w:w="925"/>
                              <w:gridCol w:w="817"/>
                              <w:gridCol w:w="1151"/>
                              <w:gridCol w:w="948"/>
                              <w:gridCol w:w="1279"/>
                              <w:gridCol w:w="1252"/>
                            </w:tblGrid>
                            <w:tr w:rsidR="006374A2" w:rsidRPr="004C0EBF" w14:paraId="45A80272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BE53CE2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مد عملکرد</w:t>
                                  </w:r>
                                </w:p>
                              </w:tc>
                              <w:tc>
                                <w:tcPr>
                                  <w:tcW w:w="7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5D94E0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توان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5252912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A56D42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جریان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5D4F05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  <w:tc>
                                <w:tcPr>
                                  <w:tcW w:w="11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CAD6F0D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ضریب توان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89FF7D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فرکانس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D1B6055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ولتاژ تحریک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4B9BE2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جریان تحریک</w:t>
                                  </w:r>
                                </w:p>
                              </w:tc>
                            </w:tr>
                            <w:tr w:rsidR="006374A2" w:rsidRPr="004C0EBF" w14:paraId="3075B90E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972A4FB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موتوری</w:t>
                                  </w:r>
                                </w:p>
                              </w:tc>
                              <w:tc>
                                <w:tcPr>
                                  <w:tcW w:w="75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301BA9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A1DA24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3A764F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D9AFBC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377CAA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B65687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2271E7" w14:textId="77777777" w:rsidR="006374A2" w:rsidRPr="004C0EBF" w:rsidRDefault="006374A2" w:rsidP="00A5098F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78843C" w14:textId="77777777" w:rsidR="006374A2" w:rsidRPr="004C0EBF" w:rsidRDefault="006374A2" w:rsidP="00A5098F">
                                  <w:pPr>
                                    <w:keepNext/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491DF6" w14:textId="77777777" w:rsidR="006374A2" w:rsidRDefault="006374A2" w:rsidP="00A5098F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9904B6" id="Text Box 112" o:spid="_x0000_s1136" type="#_x0000_t202" style="width:463.2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755"/>
                        <w:gridCol w:w="899"/>
                        <w:gridCol w:w="925"/>
                        <w:gridCol w:w="817"/>
                        <w:gridCol w:w="1151"/>
                        <w:gridCol w:w="948"/>
                        <w:gridCol w:w="1279"/>
                        <w:gridCol w:w="1252"/>
                      </w:tblGrid>
                      <w:tr w:rsidR="006374A2" w:rsidRPr="004C0EBF" w14:paraId="45A80272" w14:textId="77777777" w:rsidTr="00B2103F">
                        <w:trPr>
                          <w:jc w:val="center"/>
                        </w:trPr>
                        <w:tc>
                          <w:tcPr>
                            <w:tcW w:w="7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BE53CE2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مد عملکرد</w:t>
                            </w:r>
                          </w:p>
                        </w:tc>
                        <w:tc>
                          <w:tcPr>
                            <w:tcW w:w="7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45D94E0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توان</w:t>
                            </w: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5252912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DA56D42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جریان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E5D4F05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  <w:tc>
                          <w:tcPr>
                            <w:tcW w:w="11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CAD6F0D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ضریب توان</w:t>
                            </w: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489FF7D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فرکانس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D1B6055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ولتاژ تحریک</w:t>
                            </w:r>
                          </w:p>
                        </w:tc>
                        <w:tc>
                          <w:tcPr>
                            <w:tcW w:w="12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E4B9BE2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جریان تحریک</w:t>
                            </w:r>
                          </w:p>
                        </w:tc>
                      </w:tr>
                      <w:tr w:rsidR="006374A2" w:rsidRPr="004C0EBF" w14:paraId="3075B90E" w14:textId="77777777" w:rsidTr="00B2103F">
                        <w:trPr>
                          <w:jc w:val="center"/>
                        </w:trPr>
                        <w:tc>
                          <w:tcPr>
                            <w:tcW w:w="7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972A4FB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موتوری</w:t>
                            </w:r>
                          </w:p>
                        </w:tc>
                        <w:tc>
                          <w:tcPr>
                            <w:tcW w:w="75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301BA9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A1DA24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3A764F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D9AFBC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1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377CAA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B65687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2271E7" w14:textId="77777777" w:rsidR="006374A2" w:rsidRPr="004C0EBF" w:rsidRDefault="006374A2" w:rsidP="00A5098F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78843C" w14:textId="77777777" w:rsidR="006374A2" w:rsidRPr="004C0EBF" w:rsidRDefault="006374A2" w:rsidP="00A5098F">
                            <w:pPr>
                              <w:keepNext/>
                              <w:jc w:val="center"/>
                              <w:rPr>
                                <w:rFonts w:cs="B Nazanin"/>
                                <w:b/>
                                <w:sz w:val="24"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2F491DF6" w14:textId="77777777" w:rsidR="006374A2" w:rsidRDefault="006374A2" w:rsidP="00A5098F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2E6DC8C" w14:textId="77777777" w:rsidR="002F0847" w:rsidRPr="00577610" w:rsidRDefault="00450B32" w:rsidP="00450B32">
      <w:pPr>
        <w:jc w:val="lowKashida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5-5-1 </w:t>
      </w:r>
      <w:r w:rsidR="002F0847" w:rsidRPr="00577610">
        <w:rPr>
          <w:rFonts w:asciiTheme="majorBidi" w:hAnsiTheme="majorBidi" w:cs="B Nazanin"/>
          <w:b/>
          <w:bCs/>
          <w:sz w:val="24"/>
          <w:rtl/>
          <w:lang w:bidi="fa-IR"/>
        </w:rPr>
        <w:t>راه اندازی موتور سنکرون با کمک سیم‌پیچی میراکننده</w:t>
      </w:r>
    </w:p>
    <w:p w14:paraId="0DA79D1D" w14:textId="77777777" w:rsidR="002F0847" w:rsidRPr="00577610" w:rsidRDefault="002F0847" w:rsidP="002F0847">
      <w:pPr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تفاوت مشاهده شده و دلیل آن:</w:t>
      </w:r>
    </w:p>
    <w:p w14:paraId="72431921" w14:textId="264B8115" w:rsidR="002F0847" w:rsidRPr="00577610" w:rsidRDefault="006A2147" w:rsidP="002F0847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406D4B9" wp14:editId="46E3A55B">
                <wp:extent cx="5923915" cy="1057275"/>
                <wp:effectExtent l="9525" t="8255" r="10160" b="10795"/>
                <wp:docPr id="10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915" cy="10572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CDB80" w14:textId="77777777" w:rsidR="006374A2" w:rsidRPr="00302672" w:rsidRDefault="006374A2" w:rsidP="002F0847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06D4B9" id="Text Box 126" o:spid="_x0000_s1137" type="#_x0000_t202" style="width:466.45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" fillcolor="white [3201]" strokecolor="#70ad47 [3209]" strokeweight="1pt">
                <v:textbox>
                  <w:txbxContent>
                    <w:p w14:paraId="18FCDB80" w14:textId="77777777" w:rsidR="006374A2" w:rsidRPr="00302672" w:rsidRDefault="006374A2" w:rsidP="002F0847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327FEA7" w14:textId="77777777" w:rsidR="002F0847" w:rsidRPr="00577610" w:rsidRDefault="002F0847" w:rsidP="002F0847">
      <w:pPr>
        <w:ind w:left="360"/>
        <w:jc w:val="both"/>
        <w:rPr>
          <w:rFonts w:asciiTheme="majorBidi" w:hAnsiTheme="majorBidi" w:cs="B Nazanin"/>
          <w:rtl/>
          <w:lang w:bidi="fa-IR"/>
        </w:rPr>
        <w:sectPr w:rsidR="002F0847" w:rsidRPr="00577610" w:rsidSect="00885181">
          <w:headerReference w:type="default" r:id="rId43"/>
          <w:headerReference w:type="first" r:id="rId44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</w:p>
    <w:p w14:paraId="0061034B" w14:textId="77777777" w:rsidR="002F0847" w:rsidRPr="00577610" w:rsidRDefault="00450B32" w:rsidP="00450B32">
      <w:pPr>
        <w:jc w:val="lowKashida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5-5-2 </w:t>
      </w:r>
      <w:r w:rsidR="002F0847" w:rsidRPr="00577610">
        <w:rPr>
          <w:rFonts w:asciiTheme="majorBidi" w:hAnsiTheme="majorBidi" w:cs="B Nazanin"/>
          <w:b/>
          <w:bCs/>
          <w:sz w:val="24"/>
          <w:rtl/>
          <w:lang w:bidi="fa-IR"/>
        </w:rPr>
        <w:t>راه</w:t>
      </w:r>
      <w:r w:rsidR="002F0847"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اندازی موتورهای سنکرون با کمک دستگاه همگام‌سازی</w:t>
      </w:r>
    </w:p>
    <w:p w14:paraId="24C817AF" w14:textId="77777777" w:rsidR="002F0847" w:rsidRPr="00577610" w:rsidRDefault="003A09A0" w:rsidP="003A09A0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اثر یکسان نبودن توالی فازها بر</w:t>
      </w:r>
      <w:r w:rsidR="00EA2A89" w:rsidRPr="00577610">
        <w:rPr>
          <w:rFonts w:asciiTheme="majorBidi" w:hAnsiTheme="majorBidi" w:cs="B Nazanin"/>
          <w:sz w:val="24"/>
          <w:rtl/>
          <w:lang w:bidi="fa-IR"/>
        </w:rPr>
        <w:t xml:space="preserve"> نور لامپها</w:t>
      </w:r>
      <w:r w:rsidR="00EA2A89" w:rsidRPr="00577610">
        <w:rPr>
          <w:rFonts w:asciiTheme="majorBidi" w:hAnsiTheme="majorBidi" w:cs="B Nazanin"/>
          <w:sz w:val="24"/>
          <w:lang w:bidi="fa-IR"/>
        </w:rPr>
        <w:t xml:space="preserve">: </w:t>
      </w:r>
    </w:p>
    <w:p w14:paraId="2B415A56" w14:textId="51321996" w:rsidR="003A09A0" w:rsidRPr="00577610" w:rsidRDefault="006A2147" w:rsidP="003A09A0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9C44F7A" wp14:editId="03B1A5CB">
                <wp:extent cx="5901690" cy="409575"/>
                <wp:effectExtent l="9525" t="10160" r="13335" b="8890"/>
                <wp:docPr id="100" name="Text Box 18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4095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E5E1C" w14:textId="77777777" w:rsidR="006374A2" w:rsidRPr="00DD459B" w:rsidRDefault="006374A2" w:rsidP="003A09A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C44F7A" id="Text Box 18437" o:spid="_x0000_s1138" type="#_x0000_t202" style="width:464.7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" fillcolor="white [3201]" strokecolor="#5b9bd5 [3204]" strokeweight="1pt">
                <v:textbox>
                  <w:txbxContent>
                    <w:p w14:paraId="64AE5E1C" w14:textId="77777777" w:rsidR="006374A2" w:rsidRPr="00DD459B" w:rsidRDefault="006374A2" w:rsidP="003A09A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335B3B" w14:textId="77777777" w:rsidR="003A09A0" w:rsidRPr="00577610" w:rsidRDefault="00EA2A89" w:rsidP="00EA2A89">
      <w:pPr>
        <w:ind w:left="-1"/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اثر تغییر سرعت بر </w:t>
      </w:r>
      <w:r w:rsidR="003A09A0" w:rsidRPr="00577610">
        <w:rPr>
          <w:rFonts w:asciiTheme="majorBidi" w:hAnsiTheme="majorBidi" w:cs="B Nazanin"/>
          <w:sz w:val="24"/>
          <w:rtl/>
          <w:lang w:bidi="fa-IR"/>
        </w:rPr>
        <w:t xml:space="preserve">وضعیت لامپهای همگام‌سازی </w:t>
      </w:r>
      <w:r w:rsidRPr="00577610">
        <w:rPr>
          <w:rFonts w:asciiTheme="majorBidi" w:hAnsiTheme="majorBidi" w:cs="B Nazanin"/>
          <w:sz w:val="24"/>
          <w:rtl/>
          <w:lang w:bidi="fa-IR"/>
        </w:rPr>
        <w:t>:</w:t>
      </w:r>
    </w:p>
    <w:p w14:paraId="1E3F8C93" w14:textId="0F5FD3AE" w:rsidR="003A09A0" w:rsidRPr="00577610" w:rsidRDefault="006A2147" w:rsidP="0092204C">
      <w:pPr>
        <w:ind w:left="-1"/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01CA978" wp14:editId="774AE5D3">
                <wp:extent cx="5901690" cy="409575"/>
                <wp:effectExtent l="10160" t="6985" r="12700" b="12065"/>
                <wp:docPr id="99" name="Text Box 18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4095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1A9D8" w14:textId="77777777" w:rsidR="006374A2" w:rsidRPr="00DD459B" w:rsidRDefault="006374A2" w:rsidP="0092204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1CA978" id="Text Box 18455" o:spid="_x0000_s1139" type="#_x0000_t202" style="width:464.7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" fillcolor="white [3201]" strokecolor="#5b9bd5 [3204]" strokeweight="1pt">
                <v:textbox>
                  <w:txbxContent>
                    <w:p w14:paraId="62C1A9D8" w14:textId="77777777" w:rsidR="006374A2" w:rsidRPr="00DD459B" w:rsidRDefault="006374A2" w:rsidP="0092204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00A857" w14:textId="77777777" w:rsidR="002A3933" w:rsidRPr="00577610" w:rsidRDefault="00EA2A89" w:rsidP="00EA2A89">
      <w:pPr>
        <w:ind w:left="-1"/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اثر تغییر جریان تحریک بر نور لامپها :</w:t>
      </w:r>
    </w:p>
    <w:p w14:paraId="3F46C947" w14:textId="17DEE5BE" w:rsidR="004C09B9" w:rsidRPr="00577610" w:rsidRDefault="006A2147" w:rsidP="002A3933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0CF93A7" wp14:editId="0597492D">
                <wp:extent cx="5901690" cy="409575"/>
                <wp:effectExtent l="9525" t="13335" r="13335" b="15240"/>
                <wp:docPr id="98" name="Text Box 18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4095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E755D" w14:textId="77777777" w:rsidR="006374A2" w:rsidRPr="00DD459B" w:rsidRDefault="006374A2" w:rsidP="0092204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CF93A7" id="Text Box 18456" o:spid="_x0000_s1140" type="#_x0000_t202" style="width:464.7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" fillcolor="white [3201]" strokecolor="#5b9bd5 [3204]" strokeweight="1pt">
                <v:textbox>
                  <w:txbxContent>
                    <w:p w14:paraId="50DE755D" w14:textId="77777777" w:rsidR="006374A2" w:rsidRPr="00DD459B" w:rsidRDefault="006374A2" w:rsidP="0092204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A48110" w14:textId="77777777" w:rsidR="00941973" w:rsidRPr="00577610" w:rsidRDefault="00941973" w:rsidP="00F40804">
      <w:pPr>
        <w:jc w:val="lowKashida"/>
        <w:rPr>
          <w:rFonts w:asciiTheme="majorBidi" w:hAnsiTheme="majorBidi" w:cs="B Nazanin"/>
          <w:b/>
          <w:bCs/>
          <w:sz w:val="24"/>
          <w:lang w:bidi="fa-IR"/>
        </w:rPr>
      </w:pPr>
    </w:p>
    <w:p w14:paraId="56F7F53D" w14:textId="77777777" w:rsidR="00941973" w:rsidRPr="00577610" w:rsidRDefault="00941973" w:rsidP="00F40804">
      <w:pPr>
        <w:jc w:val="lowKashida"/>
        <w:rPr>
          <w:rFonts w:asciiTheme="majorBidi" w:hAnsiTheme="majorBidi" w:cs="B Nazanin"/>
          <w:b/>
          <w:bCs/>
          <w:sz w:val="24"/>
          <w:lang w:bidi="fa-IR"/>
        </w:rPr>
      </w:pPr>
    </w:p>
    <w:p w14:paraId="0188085F" w14:textId="77777777" w:rsidR="00941973" w:rsidRPr="00577610" w:rsidRDefault="00941973" w:rsidP="00F40804">
      <w:pPr>
        <w:jc w:val="lowKashida"/>
        <w:rPr>
          <w:rFonts w:asciiTheme="majorBidi" w:hAnsiTheme="majorBidi" w:cs="B Nazanin"/>
          <w:b/>
          <w:bCs/>
          <w:sz w:val="24"/>
          <w:lang w:bidi="fa-IR"/>
        </w:rPr>
      </w:pPr>
    </w:p>
    <w:p w14:paraId="5AB5C481" w14:textId="77777777" w:rsidR="00F40804" w:rsidRDefault="00450B32" w:rsidP="00F40804">
      <w:pPr>
        <w:jc w:val="lowKashida"/>
        <w:rPr>
          <w:ins w:id="3" w:author="Shaghayegh G. Shahbazi" w:date="2024-01-28T10:24:00Z"/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5-5-3 </w:t>
      </w:r>
      <w:r w:rsidR="00F40804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بدست آوردن منحنی </w:t>
      </w:r>
      <w:r w:rsidR="00F40804" w:rsidRPr="00577610">
        <w:rPr>
          <w:rFonts w:asciiTheme="majorBidi" w:hAnsiTheme="majorBidi" w:cs="B Nazanin"/>
          <w:b/>
          <w:bCs/>
          <w:sz w:val="24"/>
          <w:lang w:bidi="fa-IR"/>
        </w:rPr>
        <w:t>V</w:t>
      </w:r>
      <w:r w:rsidR="00F40804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شکل موتور</w:t>
      </w:r>
    </w:p>
    <w:p w14:paraId="4863226D" w14:textId="45092F72" w:rsidR="00B54070" w:rsidRDefault="00B54070" w:rsidP="00F40804">
      <w:pPr>
        <w:jc w:val="lowKashida"/>
        <w:rPr>
          <w:ins w:id="4" w:author="Shaghayegh G. Shahbazi" w:date="2024-01-28T10:24:00Z"/>
          <w:rFonts w:cs="B Nazanin"/>
          <w:b/>
          <w:bCs/>
          <w:sz w:val="24"/>
          <w:rtl/>
          <w:lang w:bidi="fa-IR"/>
        </w:rPr>
      </w:pPr>
      <w:ins w:id="5" w:author="Shaghayegh G. Shahbazi" w:date="2024-01-28T10:24:00Z">
        <w:r>
          <w:rPr>
            <w:rFonts w:cs="B Nazanin" w:hint="cs"/>
            <w:b/>
            <w:bCs/>
            <w:sz w:val="24"/>
            <w:rtl/>
            <w:lang w:bidi="fa-IR"/>
          </w:rPr>
          <w:t>چطور متوجه می شوید که موتور از حالت سنکرون خارج شده است یا خیر؟</w:t>
        </w:r>
      </w:ins>
    </w:p>
    <w:p w14:paraId="31E388BA" w14:textId="4964DC65" w:rsidR="00B54070" w:rsidRDefault="00B54070" w:rsidP="00F40804">
      <w:pPr>
        <w:jc w:val="lowKashida"/>
        <w:rPr>
          <w:ins w:id="6" w:author="Shaghayegh G. Shahbazi" w:date="2024-01-28T10:24:00Z"/>
          <w:rFonts w:cs="B Nazanin"/>
          <w:b/>
          <w:bCs/>
          <w:sz w:val="24"/>
          <w:rtl/>
          <w:lang w:bidi="fa-IR"/>
        </w:rPr>
      </w:pPr>
      <w:ins w:id="7" w:author="Shaghayegh G. Shahbazi" w:date="2024-01-28T10:24:00Z">
        <w:r>
          <w:rPr>
            <w:rFonts w:asciiTheme="majorBidi" w:hAnsiTheme="majorBidi" w:cs="B Nazanin"/>
            <w:noProof/>
          </w:rPr>
          <mc:AlternateContent>
            <mc:Choice Requires="wps">
              <w:drawing>
                <wp:inline distT="0" distB="0" distL="0" distR="0" wp14:anchorId="3D67E888" wp14:editId="56507B14">
                  <wp:extent cx="5901690" cy="409575"/>
                  <wp:effectExtent l="9525" t="13335" r="13335" b="15240"/>
                  <wp:docPr id="679880406" name="Text Box 184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901690" cy="40957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4CD873" w14:textId="77777777" w:rsidR="00B54070" w:rsidRPr="00DD459B" w:rsidRDefault="00B54070" w:rsidP="00B54070">
                              <w:pPr>
                                <w:ind w:left="-1" w:firstLine="566"/>
                                <w:rPr>
                                  <w:rFonts w:cs="B Nazan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3D67E888" id="_x0000_s1141" type="#_x0000_t202" style="width:464.7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" fillcolor="white [3201]" strokecolor="#5b9bd5 [3204]" strokeweight="1pt">
                  <v:textbox>
                    <w:txbxContent>
                      <w:p w14:paraId="634CD873" w14:textId="77777777" w:rsidR="00B54070" w:rsidRPr="00DD459B" w:rsidRDefault="00B54070" w:rsidP="00B54070">
                        <w:pPr>
                          <w:ind w:left="-1" w:firstLine="566"/>
                          <w:rPr>
                            <w:rFonts w:cs="B Nazanin"/>
                          </w:rPr>
                        </w:pPr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7F9AB0E4" w14:textId="77777777" w:rsidR="00B54070" w:rsidRDefault="00B54070" w:rsidP="00F40804">
      <w:pPr>
        <w:jc w:val="lowKashida"/>
        <w:rPr>
          <w:ins w:id="8" w:author="Shaghayegh G. Shahbazi" w:date="2024-01-28T10:24:00Z"/>
          <w:rFonts w:cs="B Nazanin"/>
          <w:b/>
          <w:bCs/>
          <w:sz w:val="24"/>
          <w:rtl/>
          <w:lang w:bidi="fa-IR"/>
        </w:rPr>
      </w:pPr>
    </w:p>
    <w:p w14:paraId="55B99BFF" w14:textId="77777777" w:rsidR="00B54070" w:rsidRPr="00577610" w:rsidRDefault="00B54070" w:rsidP="00F40804">
      <w:pPr>
        <w:jc w:val="lowKashida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A407836" w14:textId="77777777" w:rsidR="00F40804" w:rsidRPr="00577610" w:rsidRDefault="00F40804" w:rsidP="00F40804">
      <w:pPr>
        <w:jc w:val="lowKashida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جدول 2:</w:t>
      </w:r>
    </w:p>
    <w:p w14:paraId="66506B68" w14:textId="41E772D7" w:rsidR="00F40804" w:rsidRPr="00577610" w:rsidRDefault="006A2147" w:rsidP="002A3933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695B88B" wp14:editId="6D8FD4E6">
                <wp:extent cx="5911215" cy="1400175"/>
                <wp:effectExtent l="9525" t="10160" r="13335" b="8890"/>
                <wp:docPr id="96" name="Text Box 18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1400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1"/>
                              <w:gridCol w:w="902"/>
                              <w:gridCol w:w="902"/>
                              <w:gridCol w:w="901"/>
                              <w:gridCol w:w="901"/>
                              <w:gridCol w:w="901"/>
                              <w:gridCol w:w="901"/>
                              <w:gridCol w:w="901"/>
                              <w:gridCol w:w="1436"/>
                            </w:tblGrid>
                            <w:tr w:rsidR="006374A2" w:rsidRPr="004C0EBF" w14:paraId="14D7EB59" w14:textId="77777777" w:rsidTr="00B2103F">
                              <w:tc>
                                <w:tcPr>
                                  <w:tcW w:w="7336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956439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232E069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T (N.m.)</w:t>
                                  </w:r>
                                </w:p>
                              </w:tc>
                            </w:tr>
                            <w:tr w:rsidR="006374A2" w:rsidRPr="004C0EBF" w14:paraId="51066481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6C6895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F4FF4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F16CBB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E50F2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84625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BD0BB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76D46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BF4F5B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D542B1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f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7260ACE6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4A7D9B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C18DD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6BEFC9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DADB1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130E7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1FC02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21B83D8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9DA99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80FC6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s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7B71F0C7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D5E27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5D290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FB9D7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D4468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A32421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ADD37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964F0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628E71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FF6927" w14:textId="77777777" w:rsidR="006374A2" w:rsidRPr="004C0EBF" w:rsidRDefault="006374A2" w:rsidP="00EA2A89">
                                  <w:pPr>
                                    <w:pStyle w:val="ListParagraph"/>
                                    <w:keepNext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Cos φ</w:t>
                                  </w:r>
                                </w:p>
                              </w:tc>
                            </w:tr>
                          </w:tbl>
                          <w:p w14:paraId="5D2F0CE9" w14:textId="77777777" w:rsidR="006374A2" w:rsidRDefault="006374A2" w:rsidP="00F40804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95B88B" id="Text Box 18449" o:spid="_x0000_s1142" type="#_x0000_t202" style="width:465.4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1"/>
                        <w:gridCol w:w="902"/>
                        <w:gridCol w:w="902"/>
                        <w:gridCol w:w="901"/>
                        <w:gridCol w:w="901"/>
                        <w:gridCol w:w="901"/>
                        <w:gridCol w:w="901"/>
                        <w:gridCol w:w="901"/>
                        <w:gridCol w:w="1436"/>
                      </w:tblGrid>
                      <w:tr w:rsidR="006374A2" w:rsidRPr="004C0EBF" w14:paraId="14D7EB59" w14:textId="77777777" w:rsidTr="00B2103F">
                        <w:tc>
                          <w:tcPr>
                            <w:tcW w:w="7336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4956439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232E069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T (N.m.)</w:t>
                            </w:r>
                          </w:p>
                        </w:tc>
                      </w:tr>
                      <w:tr w:rsidR="006374A2" w:rsidRPr="004C0EBF" w14:paraId="51066481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6C6895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F4FF4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F16CBB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8E50F2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84625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BD0BB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76D46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BF4F5B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D542B1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f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7260ACE6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4A7D9B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C18DD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6BEFC9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DADB1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130E7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1FC02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21B83D8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9DA99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F80FC6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s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7B71F0C7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D5E27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5D290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1FB9D7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D4468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A32421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ADD37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964F0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628E71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2FF6927" w14:textId="77777777" w:rsidR="006374A2" w:rsidRPr="004C0EBF" w:rsidRDefault="006374A2" w:rsidP="00EA2A89">
                            <w:pPr>
                              <w:pStyle w:val="ListParagraph"/>
                              <w:keepNext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Cos φ</w:t>
                            </w:r>
                          </w:p>
                        </w:tc>
                      </w:tr>
                    </w:tbl>
                    <w:p w14:paraId="5D2F0CE9" w14:textId="77777777" w:rsidR="006374A2" w:rsidRDefault="006374A2" w:rsidP="00F40804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357309" w14:textId="77777777" w:rsidR="00EA2A89" w:rsidRPr="00577610" w:rsidRDefault="00EA2A89" w:rsidP="002A3933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3:</w:t>
      </w:r>
    </w:p>
    <w:p w14:paraId="3B8AFC95" w14:textId="590721EA" w:rsidR="00EA2A89" w:rsidRPr="00577610" w:rsidRDefault="006A2147" w:rsidP="002A3933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594A020" wp14:editId="44B46EB0">
                <wp:extent cx="5911215" cy="1400175"/>
                <wp:effectExtent l="9525" t="6985" r="13335" b="12065"/>
                <wp:docPr id="95" name="Text Box 18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1400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1"/>
                              <w:gridCol w:w="902"/>
                              <w:gridCol w:w="902"/>
                              <w:gridCol w:w="901"/>
                              <w:gridCol w:w="901"/>
                              <w:gridCol w:w="901"/>
                              <w:gridCol w:w="901"/>
                              <w:gridCol w:w="901"/>
                              <w:gridCol w:w="1436"/>
                            </w:tblGrid>
                            <w:tr w:rsidR="006374A2" w:rsidRPr="004C0EBF" w14:paraId="3509C1E5" w14:textId="77777777" w:rsidTr="00B2103F">
                              <w:tc>
                                <w:tcPr>
                                  <w:tcW w:w="7336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C978421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</w:t>
                                  </w: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B4E033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T (N.m.)</w:t>
                                  </w:r>
                                </w:p>
                              </w:tc>
                            </w:tr>
                            <w:tr w:rsidR="006374A2" w:rsidRPr="004C0EBF" w14:paraId="055A9B10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2603EF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5C5C3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4AF66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DAFB38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0E48995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7EE4B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119BE5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A7D25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83E33E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f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6B186795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FB5C7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1684F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FF8B641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749503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854CC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E08E4B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BFBF1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11D7B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98CD6C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s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13C34693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4AB06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5EEB4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75375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DA07E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6E4BA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598050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9C68C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6DAEA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FD32F1C" w14:textId="77777777" w:rsidR="006374A2" w:rsidRPr="004C0EBF" w:rsidRDefault="006374A2" w:rsidP="00EA2A89">
                                  <w:pPr>
                                    <w:pStyle w:val="ListParagraph"/>
                                    <w:keepNext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Cos φ</w:t>
                                  </w:r>
                                </w:p>
                              </w:tc>
                            </w:tr>
                          </w:tbl>
                          <w:p w14:paraId="4577438D" w14:textId="77777777" w:rsidR="006374A2" w:rsidRDefault="006374A2" w:rsidP="00EA2A8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94A020" id="Text Box 18450" o:spid="_x0000_s1143" type="#_x0000_t202" style="width:465.4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1"/>
                        <w:gridCol w:w="902"/>
                        <w:gridCol w:w="902"/>
                        <w:gridCol w:w="901"/>
                        <w:gridCol w:w="901"/>
                        <w:gridCol w:w="901"/>
                        <w:gridCol w:w="901"/>
                        <w:gridCol w:w="901"/>
                        <w:gridCol w:w="1436"/>
                      </w:tblGrid>
                      <w:tr w:rsidR="006374A2" w:rsidRPr="004C0EBF" w14:paraId="3509C1E5" w14:textId="77777777" w:rsidTr="00B2103F">
                        <w:tc>
                          <w:tcPr>
                            <w:tcW w:w="7336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C978421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</w:t>
                            </w: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BB4E033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T (N.m.)</w:t>
                            </w:r>
                          </w:p>
                        </w:tc>
                      </w:tr>
                      <w:tr w:rsidR="006374A2" w:rsidRPr="004C0EBF" w14:paraId="055A9B10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2603EF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5C5C3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4AF66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DAFB38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0E48995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7EE4B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119BE5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A7D25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83E33E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f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6B186795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FB5C7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1684F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FF8B641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749503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854CC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E08E4B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BFBF1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11D7B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98CD6C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s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13C34693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4AB06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5EEB4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75375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DA07E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6E4BA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598050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69C68C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6DAEA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FD32F1C" w14:textId="77777777" w:rsidR="006374A2" w:rsidRPr="004C0EBF" w:rsidRDefault="006374A2" w:rsidP="00EA2A89">
                            <w:pPr>
                              <w:pStyle w:val="ListParagraph"/>
                              <w:keepNext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Cos φ</w:t>
                            </w:r>
                          </w:p>
                        </w:tc>
                      </w:tr>
                    </w:tbl>
                    <w:p w14:paraId="4577438D" w14:textId="77777777" w:rsidR="006374A2" w:rsidRDefault="006374A2" w:rsidP="00EA2A8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08B193" w14:textId="77777777" w:rsidR="00EA2A89" w:rsidRPr="00577610" w:rsidRDefault="00EA2A89" w:rsidP="002A3933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4:</w:t>
      </w:r>
    </w:p>
    <w:p w14:paraId="0E913F41" w14:textId="3D7C2C6D" w:rsidR="00EA2A89" w:rsidRPr="00577610" w:rsidRDefault="006A2147" w:rsidP="002A3933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B5E51D2" wp14:editId="46AB878E">
                <wp:extent cx="5911215" cy="1400175"/>
                <wp:effectExtent l="9525" t="13335" r="13335" b="15240"/>
                <wp:docPr id="93" name="Text Box 18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1400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1"/>
                              <w:gridCol w:w="902"/>
                              <w:gridCol w:w="902"/>
                              <w:gridCol w:w="901"/>
                              <w:gridCol w:w="901"/>
                              <w:gridCol w:w="901"/>
                              <w:gridCol w:w="901"/>
                              <w:gridCol w:w="901"/>
                              <w:gridCol w:w="1436"/>
                            </w:tblGrid>
                            <w:tr w:rsidR="006374A2" w:rsidRPr="004C0EBF" w14:paraId="245AB4C1" w14:textId="77777777" w:rsidTr="00B2103F">
                              <w:tc>
                                <w:tcPr>
                                  <w:tcW w:w="7336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85C039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03582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T (N.m.)</w:t>
                                  </w:r>
                                </w:p>
                              </w:tc>
                            </w:tr>
                            <w:tr w:rsidR="006374A2" w:rsidRPr="004C0EBF" w14:paraId="70495842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D51400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6D0D3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A06F7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E1E1F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A63BC9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50687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C43390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FAD3BB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B99A48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f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525728D7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CBC2E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01EE1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18BD95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2DB7F3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6AF4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B03A5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2BBB6B0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5C3A8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3F316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s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4B30CB73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C69393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185595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97ED41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758BF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874E4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D3876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FDA94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053AC3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035069" w14:textId="77777777" w:rsidR="006374A2" w:rsidRPr="004C0EBF" w:rsidRDefault="006374A2" w:rsidP="00EA2A89">
                                  <w:pPr>
                                    <w:pStyle w:val="ListParagraph"/>
                                    <w:keepNext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Cos φ</w:t>
                                  </w:r>
                                </w:p>
                              </w:tc>
                            </w:tr>
                          </w:tbl>
                          <w:p w14:paraId="29F9C58F" w14:textId="77777777" w:rsidR="006374A2" w:rsidRDefault="006374A2" w:rsidP="00EA2A8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5E51D2" id="Text Box 18453" o:spid="_x0000_s1144" type="#_x0000_t202" style="width:465.4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1"/>
                        <w:gridCol w:w="902"/>
                        <w:gridCol w:w="902"/>
                        <w:gridCol w:w="901"/>
                        <w:gridCol w:w="901"/>
                        <w:gridCol w:w="901"/>
                        <w:gridCol w:w="901"/>
                        <w:gridCol w:w="901"/>
                        <w:gridCol w:w="1436"/>
                      </w:tblGrid>
                      <w:tr w:rsidR="006374A2" w:rsidRPr="004C0EBF" w14:paraId="245AB4C1" w14:textId="77777777" w:rsidTr="00B2103F">
                        <w:tc>
                          <w:tcPr>
                            <w:tcW w:w="7336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85C039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D03582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T (N.m.)</w:t>
                            </w:r>
                          </w:p>
                        </w:tc>
                      </w:tr>
                      <w:tr w:rsidR="006374A2" w:rsidRPr="004C0EBF" w14:paraId="70495842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D51400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6D0D3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A06F7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E1E1F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A63BC9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50687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C43390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FAD3BB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B99A48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f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525728D7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CBC2E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01EE1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18BD95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2DB7F3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6AF4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B03A5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2BBB6B0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5C3A8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B3F316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s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4B30CB73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C69393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185595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97ED41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8758BF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874E4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1D3876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FDA94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053AC3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5035069" w14:textId="77777777" w:rsidR="006374A2" w:rsidRPr="004C0EBF" w:rsidRDefault="006374A2" w:rsidP="00EA2A89">
                            <w:pPr>
                              <w:pStyle w:val="ListParagraph"/>
                              <w:keepNext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Cos φ</w:t>
                            </w:r>
                          </w:p>
                        </w:tc>
                      </w:tr>
                    </w:tbl>
                    <w:p w14:paraId="29F9C58F" w14:textId="77777777" w:rsidR="006374A2" w:rsidRDefault="006374A2" w:rsidP="00EA2A8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3454D6" w14:textId="77777777" w:rsidR="00EA2A89" w:rsidRPr="00577610" w:rsidRDefault="00EA2A89" w:rsidP="002A3933">
      <w:pPr>
        <w:jc w:val="both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جدول 5:</w:t>
      </w:r>
    </w:p>
    <w:p w14:paraId="73A786BB" w14:textId="5455C183" w:rsidR="00EA2A89" w:rsidRPr="00577610" w:rsidRDefault="006A2147" w:rsidP="002A3933">
      <w:pPr>
        <w:jc w:val="both"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198C874" wp14:editId="3152E631">
                <wp:extent cx="5911215" cy="1400175"/>
                <wp:effectExtent l="9525" t="10160" r="13335" b="8890"/>
                <wp:docPr id="91" name="Text Box 18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215" cy="1400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1"/>
                              <w:gridCol w:w="902"/>
                              <w:gridCol w:w="902"/>
                              <w:gridCol w:w="901"/>
                              <w:gridCol w:w="901"/>
                              <w:gridCol w:w="901"/>
                              <w:gridCol w:w="901"/>
                              <w:gridCol w:w="901"/>
                              <w:gridCol w:w="1436"/>
                            </w:tblGrid>
                            <w:tr w:rsidR="006374A2" w:rsidRPr="004C0EBF" w14:paraId="684D5C85" w14:textId="77777777" w:rsidTr="00B2103F">
                              <w:tc>
                                <w:tcPr>
                                  <w:tcW w:w="7336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8DFEE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78D9E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T (N.m.)</w:t>
                                  </w:r>
                                </w:p>
                              </w:tc>
                            </w:tr>
                            <w:tr w:rsidR="006374A2" w:rsidRPr="004C0EBF" w14:paraId="318DB5D7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E34B15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CC44CA0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BC9AD3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8C5E8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124A2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B3014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459F9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09568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C49429F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f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5760462B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85B80C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F26E0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73582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08F189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26DECD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3E23A2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E9CA6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07A9D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A0C5D33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vertAlign w:val="subscript"/>
                                      <w:lang w:bidi="fa-IR"/>
                                    </w:rPr>
                                    <w:t>s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 xml:space="preserve"> (A)</w:t>
                                  </w:r>
                                </w:p>
                              </w:tc>
                            </w:tr>
                            <w:tr w:rsidR="006374A2" w:rsidRPr="004C0EBF" w14:paraId="35793A4B" w14:textId="77777777" w:rsidTr="00B2103F"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70B4E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D85D6E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850D31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57EE8A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66E086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C05DF4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E13B59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9AE99C7" w14:textId="77777777" w:rsidR="006374A2" w:rsidRPr="004C0EBF" w:rsidRDefault="006374A2" w:rsidP="00EA2A8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A4E35F8" w14:textId="77777777" w:rsidR="006374A2" w:rsidRPr="004C0EBF" w:rsidRDefault="006374A2" w:rsidP="00EA2A89">
                                  <w:pPr>
                                    <w:pStyle w:val="ListParagraph"/>
                                    <w:keepNext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w:t>Cos φ</w:t>
                                  </w:r>
                                </w:p>
                              </w:tc>
                            </w:tr>
                          </w:tbl>
                          <w:p w14:paraId="06BE28DD" w14:textId="77777777" w:rsidR="006374A2" w:rsidRDefault="006374A2" w:rsidP="00EA2A8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98C874" id="Text Box 18454" o:spid="_x0000_s1145" type="#_x0000_t202" style="width:465.4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1"/>
                        <w:gridCol w:w="902"/>
                        <w:gridCol w:w="902"/>
                        <w:gridCol w:w="901"/>
                        <w:gridCol w:w="901"/>
                        <w:gridCol w:w="901"/>
                        <w:gridCol w:w="901"/>
                        <w:gridCol w:w="901"/>
                        <w:gridCol w:w="1436"/>
                      </w:tblGrid>
                      <w:tr w:rsidR="006374A2" w:rsidRPr="004C0EBF" w14:paraId="684D5C85" w14:textId="77777777" w:rsidTr="00B2103F">
                        <w:tc>
                          <w:tcPr>
                            <w:tcW w:w="7336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F8DFEE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578D9E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T (N.m.)</w:t>
                            </w:r>
                          </w:p>
                        </w:tc>
                      </w:tr>
                      <w:tr w:rsidR="006374A2" w:rsidRPr="004C0EBF" w14:paraId="318DB5D7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E34B15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CC44CA0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BC9AD3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8C5E8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124A2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B3014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459F9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09568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C49429F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f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5760462B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85B80C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8F26E0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73582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08F189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26DECD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3E23A2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E9CA6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07A9D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A0C5D33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vertAlign w:val="subscript"/>
                                <w:lang w:bidi="fa-IR"/>
                              </w:rPr>
                              <w:t>s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 xml:space="preserve"> (A)</w:t>
                            </w:r>
                          </w:p>
                        </w:tc>
                      </w:tr>
                      <w:tr w:rsidR="006374A2" w:rsidRPr="004C0EBF" w14:paraId="35793A4B" w14:textId="77777777" w:rsidTr="00B2103F"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70B4E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D85D6E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850D31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57EE8A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66E086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8C05DF4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E13B59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9AE99C7" w14:textId="77777777" w:rsidR="006374A2" w:rsidRPr="004C0EBF" w:rsidRDefault="006374A2" w:rsidP="00EA2A89">
                            <w:pPr>
                              <w:pStyle w:val="ListParagraph"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A4E35F8" w14:textId="77777777" w:rsidR="006374A2" w:rsidRPr="004C0EBF" w:rsidRDefault="006374A2" w:rsidP="00EA2A89">
                            <w:pPr>
                              <w:pStyle w:val="ListParagraph"/>
                              <w:keepNext/>
                              <w:spacing w:line="360" w:lineRule="auto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szCs w:val="24"/>
                                <w:lang w:bidi="fa-IR"/>
                              </w:rPr>
                              <w:t>Cos φ</w:t>
                            </w:r>
                          </w:p>
                        </w:tc>
                      </w:tr>
                    </w:tbl>
                    <w:p w14:paraId="06BE28DD" w14:textId="77777777" w:rsidR="006374A2" w:rsidRDefault="006374A2" w:rsidP="00EA2A8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E8B0D6" w14:textId="77777777" w:rsidR="00A665F4" w:rsidRPr="00577610" w:rsidRDefault="00A665F4" w:rsidP="00A665F4">
      <w:pPr>
        <w:ind w:firstLine="403"/>
        <w:jc w:val="lowKashida"/>
        <w:rPr>
          <w:rFonts w:asciiTheme="majorBidi" w:hAnsiTheme="majorBidi" w:cs="B Nazanin"/>
          <w:sz w:val="24"/>
          <w:rtl/>
          <w:lang w:bidi="fa-IR"/>
        </w:rPr>
      </w:pPr>
    </w:p>
    <w:p w14:paraId="05D4FA28" w14:textId="77777777" w:rsidR="00A665F4" w:rsidRPr="00577610" w:rsidRDefault="00A665F4" w:rsidP="00A665F4">
      <w:pPr>
        <w:ind w:firstLine="403"/>
        <w:jc w:val="lowKashida"/>
        <w:rPr>
          <w:rFonts w:asciiTheme="majorBidi" w:hAnsiTheme="majorBidi" w:cs="B Nazanin"/>
          <w:sz w:val="24"/>
          <w:lang w:bidi="fa-IR"/>
        </w:rPr>
      </w:pPr>
    </w:p>
    <w:p w14:paraId="568D801C" w14:textId="77777777" w:rsidR="00941973" w:rsidRPr="00577610" w:rsidRDefault="00941973" w:rsidP="00A665F4">
      <w:pPr>
        <w:ind w:firstLine="403"/>
        <w:jc w:val="lowKashida"/>
        <w:rPr>
          <w:rFonts w:asciiTheme="majorBidi" w:hAnsiTheme="majorBidi" w:cs="B Nazanin"/>
          <w:sz w:val="24"/>
          <w:lang w:bidi="fa-IR"/>
        </w:rPr>
      </w:pPr>
    </w:p>
    <w:p w14:paraId="0D789920" w14:textId="77777777" w:rsidR="00941973" w:rsidRPr="00577610" w:rsidRDefault="00941973" w:rsidP="00A665F4">
      <w:pPr>
        <w:ind w:firstLine="403"/>
        <w:jc w:val="lowKashida"/>
        <w:rPr>
          <w:rFonts w:asciiTheme="majorBidi" w:hAnsiTheme="majorBidi" w:cs="B Nazanin"/>
          <w:sz w:val="24"/>
          <w:rtl/>
          <w:lang w:bidi="fa-IR"/>
        </w:rPr>
      </w:pPr>
    </w:p>
    <w:p w14:paraId="66972A21" w14:textId="77777777" w:rsidR="00A665F4" w:rsidRPr="00577610" w:rsidRDefault="00A665F4" w:rsidP="000E5046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lastRenderedPageBreak/>
        <w:t>منحنی جریان استاتور بر حسب جریان تحریک برای گشتاورهای مختلف :</w:t>
      </w:r>
    </w:p>
    <w:p w14:paraId="50381518" w14:textId="7164487B" w:rsidR="00A665F4" w:rsidRPr="00577610" w:rsidRDefault="006A2147" w:rsidP="000E5046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86170ED" wp14:editId="3B34BDDB">
                <wp:extent cx="5921375" cy="2580005"/>
                <wp:effectExtent l="9525" t="10160" r="12700" b="10160"/>
                <wp:docPr id="90" name="Text Box 18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25800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ECF7A" w14:textId="77777777" w:rsidR="006374A2" w:rsidRDefault="006374A2" w:rsidP="00A665F4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7AA8AA01" wp14:editId="338EDBC1">
                                  <wp:extent cx="5736772" cy="2373086"/>
                                  <wp:effectExtent l="0" t="0" r="16510" b="8255"/>
                                  <wp:docPr id="18458" name="Chart 1845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170ED" id="Text Box 18457" o:spid="_x0000_s1145" type="#_x0000_t202" style="width:466.25pt;height:20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" fillcolor="white [3201]" strokecolor="#ed7d31 [3205]" strokeweight="1pt">
                <v:textbox>
                  <w:txbxContent>
                    <w:p w14:paraId="500ECF7A" w14:textId="77777777" w:rsidR="006374A2" w:rsidRDefault="006374A2" w:rsidP="00A665F4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7AA8AA01" wp14:editId="338EDBC1">
                            <wp:extent cx="5736772" cy="2373086"/>
                            <wp:effectExtent l="0" t="0" r="16510" b="8255"/>
                            <wp:docPr id="18458" name="Chart 1845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8E2325" w14:textId="77777777" w:rsidR="00A665F4" w:rsidRPr="00577610" w:rsidRDefault="00A665F4" w:rsidP="000E5046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ضریب توان بر حسب جریان تحریک برای گشتاورهای مختلف :</w:t>
      </w:r>
    </w:p>
    <w:p w14:paraId="71E70BB8" w14:textId="7F7C28D7" w:rsidR="00A665F4" w:rsidRPr="00577610" w:rsidRDefault="006A2147" w:rsidP="000E5046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CD8AC55" wp14:editId="525E1C9A">
                <wp:extent cx="5921375" cy="2580005"/>
                <wp:effectExtent l="9525" t="6985" r="12700" b="13335"/>
                <wp:docPr id="89" name="Text Box 18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258000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92D8D" w14:textId="77777777" w:rsidR="006374A2" w:rsidRDefault="006374A2" w:rsidP="00A665F4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0A914A77" wp14:editId="02E2786C">
                                  <wp:extent cx="5725795" cy="2368530"/>
                                  <wp:effectExtent l="0" t="0" r="8255" b="13335"/>
                                  <wp:docPr id="18461" name="Chart 1846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4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D8AC55" id="Text Box 18459" o:spid="_x0000_s1146" type="#_x0000_t202" style="width:466.25pt;height:20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" fillcolor="white [3201]" strokecolor="#ed7d31 [3205]" strokeweight="1pt">
                <v:textbox>
                  <w:txbxContent>
                    <w:p w14:paraId="4DF92D8D" w14:textId="77777777" w:rsidR="006374A2" w:rsidRDefault="006374A2" w:rsidP="00A665F4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0A914A77" wp14:editId="02E2786C">
                            <wp:extent cx="5725795" cy="2368530"/>
                            <wp:effectExtent l="0" t="0" r="8255" b="13335"/>
                            <wp:docPr id="18461" name="Chart 1846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8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B98469" w14:textId="77777777" w:rsidR="002A148E" w:rsidRPr="00577610" w:rsidRDefault="002A148E" w:rsidP="002A148E">
      <w:pPr>
        <w:ind w:left="-50"/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33197FA5" w14:textId="77777777" w:rsidR="001F700F" w:rsidRPr="00577610" w:rsidRDefault="001F700F" w:rsidP="002A148E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7442AC10" w14:textId="77777777" w:rsidR="002A148E" w:rsidRPr="00577610" w:rsidRDefault="002A148E" w:rsidP="002A148E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3CCFDAD2" w14:textId="77777777" w:rsidR="002A148E" w:rsidRPr="00577610" w:rsidRDefault="002A148E" w:rsidP="002A148E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0D0A919E" w14:textId="77777777" w:rsidR="002A148E" w:rsidRPr="00577610" w:rsidRDefault="002A148E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69812061" w14:textId="77777777" w:rsidR="00865896" w:rsidRPr="00577610" w:rsidRDefault="00865896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9C41C1B" w14:textId="77777777" w:rsidR="00865896" w:rsidRPr="00577610" w:rsidRDefault="00865896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376FCBF" w14:textId="77777777" w:rsidR="00865896" w:rsidRPr="00577610" w:rsidRDefault="00865896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6CAE30F" w14:textId="77777777" w:rsidR="00865896" w:rsidRPr="00577610" w:rsidRDefault="00865896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40758EB7" w14:textId="77777777" w:rsidR="00865896" w:rsidRPr="00577610" w:rsidRDefault="00865896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78F0DB44" w14:textId="77777777" w:rsidR="00865896" w:rsidRPr="00577610" w:rsidRDefault="00865896" w:rsidP="002A148E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4B18C945" w14:textId="77777777" w:rsidR="002A148E" w:rsidRPr="00577610" w:rsidRDefault="002A148E" w:rsidP="002A148E">
      <w:pPr>
        <w:ind w:left="-50"/>
        <w:jc w:val="both"/>
        <w:rPr>
          <w:rFonts w:asciiTheme="majorBidi" w:hAnsiTheme="majorBidi" w:cs="B Nazanin"/>
          <w:b/>
          <w:bCs/>
          <w:sz w:val="24"/>
          <w:lang w:bidi="fa-IR"/>
        </w:rPr>
      </w:pPr>
    </w:p>
    <w:p w14:paraId="10EE48CA" w14:textId="77777777" w:rsidR="002A148E" w:rsidRPr="00577610" w:rsidRDefault="00450B32" w:rsidP="002A148E">
      <w:pPr>
        <w:ind w:left="-50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5-6 </w:t>
      </w:r>
      <w:r w:rsidR="002A148E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پرسش و محاسبه</w:t>
      </w:r>
    </w:p>
    <w:p w14:paraId="206B365D" w14:textId="77777777" w:rsidR="002A148E" w:rsidRPr="00577610" w:rsidRDefault="002A148E" w:rsidP="002A148E">
      <w:pPr>
        <w:numPr>
          <w:ilvl w:val="0"/>
          <w:numId w:val="14"/>
        </w:numPr>
        <w:jc w:val="lowKashida"/>
        <w:rPr>
          <w:rFonts w:asciiTheme="majorBidi" w:hAnsiTheme="majorBidi" w:cs="B Nazanin"/>
          <w:sz w:val="24"/>
        </w:rPr>
      </w:pPr>
      <w:r w:rsidRPr="00577610">
        <w:rPr>
          <w:rFonts w:asciiTheme="majorBidi" w:hAnsiTheme="majorBidi" w:cs="B Nazanin"/>
          <w:sz w:val="24"/>
          <w:rtl/>
        </w:rPr>
        <w:t>نواحی زیرتحریک و فوق تحریک را در منحنی</w:t>
      </w:r>
      <w:r w:rsidRPr="00577610">
        <w:rPr>
          <w:rFonts w:asciiTheme="majorBidi" w:hAnsiTheme="majorBidi" w:cs="B Nazanin"/>
          <w:sz w:val="24"/>
          <w:rtl/>
        </w:rPr>
        <w:softHyphen/>
        <w:t>های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/>
          <w:sz w:val="24"/>
          <w:lang w:bidi="fa-IR"/>
        </w:rPr>
        <w:t>V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شکل</w:t>
      </w:r>
      <w:r w:rsidRPr="00577610">
        <w:rPr>
          <w:rFonts w:asciiTheme="majorBidi" w:hAnsiTheme="majorBidi" w:cs="B Nazanin"/>
          <w:sz w:val="24"/>
          <w:rtl/>
        </w:rPr>
        <w:t xml:space="preserve"> به دست آمده مشخص کنید. در کدام ناحیه، موتور توان راکتیو به شبکه تزریق می</w:t>
      </w:r>
      <w:r w:rsidRPr="00577610">
        <w:rPr>
          <w:rFonts w:asciiTheme="majorBidi" w:hAnsiTheme="majorBidi" w:cs="B Nazanin"/>
          <w:sz w:val="24"/>
          <w:rtl/>
        </w:rPr>
        <w:softHyphen/>
        <w:t>نماید؟</w:t>
      </w:r>
    </w:p>
    <w:p w14:paraId="4C11647A" w14:textId="75550F7D" w:rsidR="002A148E" w:rsidRPr="00577610" w:rsidRDefault="006A2147" w:rsidP="002A148E">
      <w:pPr>
        <w:ind w:left="360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4C9A0DC" wp14:editId="6E16A216">
                <wp:extent cx="5943600" cy="809625"/>
                <wp:effectExtent l="9525" t="9525" r="9525" b="9525"/>
                <wp:docPr id="88" name="Text Box 18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8096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6AAEE" w14:textId="77777777" w:rsidR="006374A2" w:rsidRPr="00302672" w:rsidRDefault="006374A2" w:rsidP="002A148E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C9A0DC" id="Text Box 18463" o:spid="_x0000_s1147" type="#_x0000_t202" style="width:468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" fillcolor="white [3201]" strokecolor="#70ad47 [3209]" strokeweight="1pt">
                <v:textbox>
                  <w:txbxContent>
                    <w:p w14:paraId="44F6AAEE" w14:textId="77777777" w:rsidR="006374A2" w:rsidRPr="00302672" w:rsidRDefault="006374A2" w:rsidP="002A148E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487C3A" w14:textId="77777777" w:rsidR="002A148E" w:rsidRPr="00577610" w:rsidRDefault="002A148E" w:rsidP="002A148E">
      <w:pPr>
        <w:numPr>
          <w:ilvl w:val="0"/>
          <w:numId w:val="14"/>
        </w:numPr>
        <w:jc w:val="lowKashida"/>
        <w:rPr>
          <w:rFonts w:asciiTheme="majorBidi" w:hAnsiTheme="majorBidi" w:cs="B Nazanin"/>
          <w:sz w:val="24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ضریب توان در نقطه کمترین جریان استاتور در هر مورد چقدر است؟</w:t>
      </w:r>
    </w:p>
    <w:p w14:paraId="41D2AA17" w14:textId="3984D66E" w:rsidR="002A148E" w:rsidRPr="00577610" w:rsidRDefault="006A2147" w:rsidP="002A148E">
      <w:pPr>
        <w:ind w:left="360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B6AD0B7" wp14:editId="1906EB7D">
                <wp:extent cx="5943600" cy="664210"/>
                <wp:effectExtent l="9525" t="15240" r="9525" b="6350"/>
                <wp:docPr id="86" name="Text Box 18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642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2399C" w14:textId="77777777" w:rsidR="006374A2" w:rsidRPr="00302672" w:rsidRDefault="006374A2" w:rsidP="002A148E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6AD0B7" id="Text Box 18464" o:spid="_x0000_s1148" type="#_x0000_t202" style="width:468pt;height: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" fillcolor="white [3201]" strokecolor="#70ad47 [3209]" strokeweight="1pt">
                <v:textbox>
                  <w:txbxContent>
                    <w:p w14:paraId="47E2399C" w14:textId="77777777" w:rsidR="006374A2" w:rsidRPr="00302672" w:rsidRDefault="006374A2" w:rsidP="002A148E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D41935" w14:textId="77777777" w:rsidR="002A148E" w:rsidRPr="00577610" w:rsidRDefault="002A148E" w:rsidP="002A148E">
      <w:pPr>
        <w:numPr>
          <w:ilvl w:val="0"/>
          <w:numId w:val="14"/>
        </w:numPr>
        <w:jc w:val="lowKashida"/>
        <w:rPr>
          <w:rFonts w:asciiTheme="majorBidi" w:hAnsiTheme="majorBidi" w:cs="B Nazanin"/>
          <w:sz w:val="24"/>
        </w:rPr>
      </w:pPr>
      <w:r w:rsidRPr="00577610">
        <w:rPr>
          <w:rFonts w:asciiTheme="majorBidi" w:hAnsiTheme="majorBidi" w:cs="B Nazanin"/>
          <w:sz w:val="24"/>
          <w:rtl/>
        </w:rPr>
        <w:t xml:space="preserve">با توجه به نتایج قسمت 5-5-3 بگویید </w:t>
      </w:r>
      <w:r w:rsidRPr="00577610">
        <w:rPr>
          <w:rFonts w:asciiTheme="majorBidi" w:hAnsiTheme="majorBidi" w:cs="B Nazanin"/>
          <w:rtl/>
          <w:lang w:bidi="fa-IR"/>
        </w:rPr>
        <w:t>حد پایین جریان تحریک موتور سنکرون در بارهای زیاد چه تفاوتی با حد پایین این جریان در بارهای کم دارد؟ پاسخ خود را به کمک روابط یا توجیه فیزیکی اثبات کنید.</w:t>
      </w:r>
    </w:p>
    <w:p w14:paraId="68D7F2D3" w14:textId="0CCF68D9" w:rsidR="002A148E" w:rsidRPr="00577610" w:rsidRDefault="006A2147" w:rsidP="002A148E">
      <w:pPr>
        <w:ind w:left="360"/>
        <w:jc w:val="lowKashida"/>
        <w:rPr>
          <w:rFonts w:asciiTheme="majorBidi" w:hAnsiTheme="majorBidi" w:cs="B Nazanin"/>
          <w:sz w:val="24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74C454A" wp14:editId="388621E7">
                <wp:extent cx="5943600" cy="664210"/>
                <wp:effectExtent l="9525" t="15240" r="9525" b="6350"/>
                <wp:docPr id="83" name="Text Box 18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642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09C3F" w14:textId="77777777" w:rsidR="006374A2" w:rsidRPr="00302672" w:rsidRDefault="006374A2" w:rsidP="002A148E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4C454A" id="Text Box 18465" o:spid="_x0000_s1149" type="#_x0000_t202" style="width:468pt;height: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" fillcolor="white [3201]" strokecolor="#70ad47 [3209]" strokeweight="1pt">
                <v:textbox>
                  <w:txbxContent>
                    <w:p w14:paraId="51B09C3F" w14:textId="77777777" w:rsidR="006374A2" w:rsidRPr="00302672" w:rsidRDefault="006374A2" w:rsidP="002A148E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8B6A0F" w14:textId="77777777" w:rsidR="00DE2CE9" w:rsidRPr="00577610" w:rsidRDefault="00DE2CE9" w:rsidP="002A3933">
      <w:pPr>
        <w:jc w:val="both"/>
        <w:rPr>
          <w:rFonts w:asciiTheme="majorBidi" w:hAnsiTheme="majorBidi" w:cs="B Nazanin"/>
          <w:rtl/>
          <w:lang w:bidi="fa-IR"/>
        </w:rPr>
        <w:sectPr w:rsidR="00DE2CE9" w:rsidRPr="00577610" w:rsidSect="00885181">
          <w:headerReference w:type="default" r:id="rId49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</w:p>
    <w:p w14:paraId="6270A062" w14:textId="77777777" w:rsidR="00DE2CE9" w:rsidRPr="00577610" w:rsidRDefault="00DE2CE9">
      <w:pPr>
        <w:bidi w:val="0"/>
        <w:spacing w:after="160" w:line="259" w:lineRule="auto"/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br w:type="page"/>
      </w:r>
    </w:p>
    <w:p w14:paraId="15C5AEC3" w14:textId="77777777" w:rsidR="00DE2CE9" w:rsidRPr="00577610" w:rsidRDefault="00DE2CE9" w:rsidP="00DE2CE9">
      <w:pPr>
        <w:jc w:val="lowKashida"/>
        <w:rPr>
          <w:rFonts w:asciiTheme="majorBidi" w:hAnsiTheme="majorBidi" w:cs="B Nazanin"/>
          <w:sz w:val="24"/>
        </w:rPr>
      </w:pPr>
    </w:p>
    <w:p w14:paraId="5BCE3C8A" w14:textId="77777777" w:rsidR="00DE2CE9" w:rsidRPr="00577610" w:rsidRDefault="00DE2CE9" w:rsidP="00DE2CE9">
      <w:pPr>
        <w:jc w:val="lowKashida"/>
        <w:rPr>
          <w:rFonts w:asciiTheme="majorBidi" w:hAnsiTheme="majorBidi" w:cs="B Nazanin"/>
          <w:sz w:val="24"/>
          <w:rtl/>
        </w:rPr>
      </w:pPr>
      <w:r w:rsidRPr="00577610">
        <w:rPr>
          <w:rFonts w:asciiTheme="majorBidi" w:hAnsiTheme="majorBidi" w:cs="B Nazanin"/>
          <w:bCs/>
          <w:noProof/>
          <w:sz w:val="24"/>
          <w:rtl/>
        </w:rPr>
        <w:drawing>
          <wp:anchor distT="0" distB="0" distL="114300" distR="114300" simplePos="0" relativeHeight="251669504" behindDoc="1" locked="0" layoutInCell="1" allowOverlap="1" wp14:anchorId="20E15AD6" wp14:editId="00668336">
            <wp:simplePos x="0" y="0"/>
            <wp:positionH relativeFrom="margin">
              <wp:posOffset>1216343</wp:posOffset>
            </wp:positionH>
            <wp:positionV relativeFrom="paragraph">
              <wp:posOffset>46673</wp:posOffset>
            </wp:positionV>
            <wp:extent cx="3528060" cy="5039995"/>
            <wp:effectExtent l="6032" t="0" r="2223" b="2222"/>
            <wp:wrapNone/>
            <wp:docPr id="18466" name="Picture 18466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F561D6" w14:textId="77777777" w:rsidR="00DE2CE9" w:rsidRPr="00577610" w:rsidRDefault="00DE2CE9" w:rsidP="00DE2CE9">
      <w:pPr>
        <w:rPr>
          <w:rFonts w:asciiTheme="majorBidi" w:hAnsiTheme="majorBidi" w:cs="B Nazanin"/>
          <w:sz w:val="24"/>
          <w:rtl/>
        </w:rPr>
      </w:pPr>
    </w:p>
    <w:p w14:paraId="0DB71135" w14:textId="77777777" w:rsidR="00DE2CE9" w:rsidRPr="00577610" w:rsidRDefault="00DE2CE9" w:rsidP="00DE2CE9">
      <w:pPr>
        <w:rPr>
          <w:rFonts w:asciiTheme="majorBidi" w:hAnsiTheme="majorBidi" w:cs="B Nazanin"/>
          <w:sz w:val="24"/>
        </w:rPr>
      </w:pPr>
    </w:p>
    <w:p w14:paraId="431BD627" w14:textId="77777777" w:rsidR="00DE2CE9" w:rsidRPr="00577610" w:rsidRDefault="00DE2CE9" w:rsidP="00DE2CE9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DF35CFA" w14:textId="77777777" w:rsidR="00DE2CE9" w:rsidRPr="00577610" w:rsidRDefault="00DE2CE9" w:rsidP="00DE2CE9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C42AF40" w14:textId="77777777" w:rsidR="00DE2CE9" w:rsidRPr="00577610" w:rsidRDefault="00DE2CE9" w:rsidP="00DE2CE9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4549E837" w14:textId="77777777" w:rsidR="00DE2CE9" w:rsidRPr="00577610" w:rsidRDefault="00DE2CE9" w:rsidP="00DE2CE9">
      <w:pPr>
        <w:jc w:val="center"/>
        <w:rPr>
          <w:rFonts w:asciiTheme="majorBidi" w:hAnsiTheme="majorBidi" w:cs="B Nazanin"/>
          <w:b/>
          <w:bCs/>
          <w:sz w:val="24"/>
          <w:lang w:bidi="fa-IR"/>
        </w:rPr>
      </w:pPr>
    </w:p>
    <w:p w14:paraId="3F5E6823" w14:textId="77777777" w:rsidR="00DE2CE9" w:rsidRPr="00577610" w:rsidRDefault="00DE2CE9" w:rsidP="00DE2CE9">
      <w:pPr>
        <w:jc w:val="center"/>
        <w:rPr>
          <w:rFonts w:asciiTheme="majorBidi" w:hAnsiTheme="majorBidi" w:cs="B Nazanin"/>
          <w:b/>
          <w:bCs/>
          <w:sz w:val="24"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آزمايش6:</w:t>
      </w:r>
    </w:p>
    <w:p w14:paraId="23CDDE9C" w14:textId="77777777" w:rsidR="00DE2CE9" w:rsidRPr="00577610" w:rsidRDefault="00DE2CE9" w:rsidP="00DE2CE9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2BE1BC9F" w14:textId="77777777" w:rsidR="00DE2CE9" w:rsidRPr="00577610" w:rsidRDefault="00DE2CE9" w:rsidP="00DE2CE9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راه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اندازی</w:t>
      </w:r>
      <w:r w:rsidRPr="00577610">
        <w:rPr>
          <w:rFonts w:asciiTheme="majorBidi" w:hAnsiTheme="majorBidi" w:cs="B Nazanin"/>
          <w:b/>
          <w:bCs/>
          <w:sz w:val="24"/>
          <w:lang w:bidi="fa-IR"/>
        </w:rPr>
        <w:t xml:space="preserve"> 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و مشخصه خروجی</w:t>
      </w:r>
    </w:p>
    <w:p w14:paraId="0E0DF136" w14:textId="77777777" w:rsidR="00DE2CE9" w:rsidRPr="00577610" w:rsidRDefault="00DE2CE9" w:rsidP="00DE2CE9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موتور القايی رتور سيم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پيچی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شده</w:t>
      </w:r>
    </w:p>
    <w:p w14:paraId="47EB691A" w14:textId="77777777" w:rsidR="00DE2CE9" w:rsidRPr="00577610" w:rsidRDefault="00DE2CE9">
      <w:pPr>
        <w:bidi w:val="0"/>
        <w:spacing w:after="160" w:line="259" w:lineRule="auto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br w:type="page"/>
      </w:r>
    </w:p>
    <w:p w14:paraId="2D2BE509" w14:textId="77777777" w:rsidR="00844C1B" w:rsidRPr="00577610" w:rsidRDefault="00844C1B" w:rsidP="00844C1B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lastRenderedPageBreak/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07FE54E7" w14:textId="77777777" w:rsidR="00844C1B" w:rsidRPr="00577610" w:rsidRDefault="00844C1B" w:rsidP="00844C1B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report_6_student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430BD219" w14:textId="77777777" w:rsidR="00844C1B" w:rsidRPr="00577610" w:rsidRDefault="00844C1B" w:rsidP="00844C1B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نام و شماره دانشجویی اعضای گروه:</w:t>
      </w:r>
    </w:p>
    <w:p w14:paraId="3787DB0E" w14:textId="70CB1C50" w:rsidR="00844C1B" w:rsidRPr="00577610" w:rsidRDefault="006A2147" w:rsidP="00844C1B">
      <w:pPr>
        <w:ind w:hanging="270"/>
        <w:rPr>
          <w:rFonts w:asciiTheme="majorBidi" w:hAnsiTheme="majorBidi" w:cs="B Nazanin"/>
          <w:sz w:val="20"/>
          <w:szCs w:val="20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7C45C52" wp14:editId="00A90FAD">
                <wp:extent cx="5866765" cy="601345"/>
                <wp:effectExtent l="9525" t="13970" r="10160" b="13335"/>
                <wp:docPr id="82" name="Text Box 18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6765" cy="601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3FEB1" w14:textId="77777777" w:rsidR="006374A2" w:rsidRDefault="006374A2" w:rsidP="00844C1B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C45C52" id="Text Box 18468" o:spid="_x0000_s1150" type="#_x0000_t202" style="width:461.95pt;height: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" fillcolor="white [3201]" strokecolor="black [3213]" strokeweight="1pt">
                <v:textbox>
                  <w:txbxContent>
                    <w:p w14:paraId="2D83FEB1" w14:textId="77777777" w:rsidR="006374A2" w:rsidRDefault="006374A2" w:rsidP="00844C1B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EB76FC" w14:textId="77777777" w:rsidR="00844C1B" w:rsidRPr="00577610" w:rsidRDefault="00450B32" w:rsidP="00844C1B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>6-5</w:t>
      </w:r>
      <w:r w:rsidR="00844C1B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مقادیر نامی</w:t>
      </w:r>
    </w:p>
    <w:p w14:paraId="714085A6" w14:textId="02EA8DBD" w:rsidR="00844C1B" w:rsidRPr="00577610" w:rsidRDefault="006A2147" w:rsidP="00844C1B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82B7E99" wp14:editId="4436BC82">
                <wp:extent cx="5765165" cy="727075"/>
                <wp:effectExtent l="9525" t="10160" r="6985" b="15240"/>
                <wp:docPr id="81" name="Text Box 18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165" cy="727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67"/>
                              <w:gridCol w:w="1367"/>
                              <w:gridCol w:w="1368"/>
                              <w:gridCol w:w="1367"/>
                              <w:gridCol w:w="1367"/>
                              <w:gridCol w:w="1368"/>
                            </w:tblGrid>
                            <w:tr w:rsidR="006374A2" w:rsidRPr="004C0EBF" w14:paraId="2007AB91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1367" w:type="dxa"/>
                                </w:tcPr>
                                <w:p w14:paraId="7D6D36ED" w14:textId="77777777" w:rsidR="006374A2" w:rsidRPr="004C0EBF" w:rsidRDefault="006374A2" w:rsidP="00844C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توان نامی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 w14:paraId="61E1158F" w14:textId="77777777" w:rsidR="006374A2" w:rsidRPr="004C0EBF" w:rsidRDefault="006374A2" w:rsidP="00844C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ولتاژ نامی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13050BB5" w14:textId="77777777" w:rsidR="006374A2" w:rsidRPr="004C0EBF" w:rsidRDefault="006374A2" w:rsidP="00844C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جریان نامی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 w14:paraId="439EE2CA" w14:textId="77777777" w:rsidR="006374A2" w:rsidRPr="004C0EBF" w:rsidRDefault="006374A2" w:rsidP="00844C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سرعت نامی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 w14:paraId="416F3686" w14:textId="77777777" w:rsidR="006374A2" w:rsidRPr="004C0EBF" w:rsidRDefault="006374A2" w:rsidP="00844C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ضریب توان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628B9608" w14:textId="77777777" w:rsidR="006374A2" w:rsidRPr="004C0EBF" w:rsidRDefault="006374A2" w:rsidP="00844C1B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  <w:t>فرکانس</w:t>
                                  </w:r>
                                </w:p>
                              </w:tc>
                            </w:tr>
                            <w:tr w:rsidR="006374A2" w:rsidRPr="004C0EBF" w14:paraId="3849FCCD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1367" w:type="dxa"/>
                                </w:tcPr>
                                <w:p w14:paraId="614D9A6A" w14:textId="77777777" w:rsidR="006374A2" w:rsidRPr="004C0EBF" w:rsidRDefault="006374A2" w:rsidP="00844C1B">
                                  <w:pPr>
                                    <w:jc w:val="lowKashida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 w14:paraId="7929ABF2" w14:textId="77777777" w:rsidR="006374A2" w:rsidRPr="004C0EBF" w:rsidRDefault="006374A2" w:rsidP="00844C1B">
                                  <w:pPr>
                                    <w:jc w:val="lowKashida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4EB66224" w14:textId="77777777" w:rsidR="006374A2" w:rsidRPr="004C0EBF" w:rsidRDefault="006374A2" w:rsidP="00844C1B">
                                  <w:pPr>
                                    <w:jc w:val="lowKashida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 w14:paraId="45DFE967" w14:textId="77777777" w:rsidR="006374A2" w:rsidRPr="004C0EBF" w:rsidRDefault="006374A2" w:rsidP="00844C1B">
                                  <w:pPr>
                                    <w:jc w:val="lowKashida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 w14:paraId="3A09E498" w14:textId="77777777" w:rsidR="006374A2" w:rsidRPr="004C0EBF" w:rsidRDefault="006374A2" w:rsidP="00844C1B">
                                  <w:pPr>
                                    <w:jc w:val="lowKashida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28935C55" w14:textId="77777777" w:rsidR="006374A2" w:rsidRPr="004C0EBF" w:rsidRDefault="006374A2" w:rsidP="00844C1B">
                                  <w:pPr>
                                    <w:keepNext/>
                                    <w:jc w:val="lowKashida"/>
                                    <w:rPr>
                                      <w:rFonts w:cs="B Nazanin"/>
                                      <w:b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7408BC" w14:textId="77777777" w:rsidR="006374A2" w:rsidRDefault="006374A2" w:rsidP="00844C1B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B7E99" id="Text Box 18469" o:spid="_x0000_s1152" type="#_x0000_t202" style="width:453.95pt;height:5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67"/>
                        <w:gridCol w:w="1367"/>
                        <w:gridCol w:w="1368"/>
                        <w:gridCol w:w="1367"/>
                        <w:gridCol w:w="1367"/>
                        <w:gridCol w:w="1368"/>
                      </w:tblGrid>
                      <w:tr w:rsidR="006374A2" w:rsidRPr="004C0EBF" w14:paraId="2007AB91" w14:textId="77777777" w:rsidTr="00B2103F">
                        <w:trPr>
                          <w:jc w:val="center"/>
                        </w:trPr>
                        <w:tc>
                          <w:tcPr>
                            <w:tcW w:w="1367" w:type="dxa"/>
                          </w:tcPr>
                          <w:p w14:paraId="7D6D36ED" w14:textId="77777777" w:rsidR="006374A2" w:rsidRPr="004C0EBF" w:rsidRDefault="006374A2" w:rsidP="00844C1B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توان نامی</w:t>
                            </w:r>
                          </w:p>
                        </w:tc>
                        <w:tc>
                          <w:tcPr>
                            <w:tcW w:w="1367" w:type="dxa"/>
                          </w:tcPr>
                          <w:p w14:paraId="61E1158F" w14:textId="77777777" w:rsidR="006374A2" w:rsidRPr="004C0EBF" w:rsidRDefault="006374A2" w:rsidP="00844C1B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ولتاژ نامی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13050BB5" w14:textId="77777777" w:rsidR="006374A2" w:rsidRPr="004C0EBF" w:rsidRDefault="006374A2" w:rsidP="00844C1B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جریان نامی</w:t>
                            </w:r>
                          </w:p>
                        </w:tc>
                        <w:tc>
                          <w:tcPr>
                            <w:tcW w:w="1367" w:type="dxa"/>
                          </w:tcPr>
                          <w:p w14:paraId="439EE2CA" w14:textId="77777777" w:rsidR="006374A2" w:rsidRPr="004C0EBF" w:rsidRDefault="006374A2" w:rsidP="00844C1B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سرعت نامی</w:t>
                            </w:r>
                          </w:p>
                        </w:tc>
                        <w:tc>
                          <w:tcPr>
                            <w:tcW w:w="1367" w:type="dxa"/>
                          </w:tcPr>
                          <w:p w14:paraId="416F3686" w14:textId="77777777" w:rsidR="006374A2" w:rsidRPr="004C0EBF" w:rsidRDefault="006374A2" w:rsidP="00844C1B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ضریب توان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628B9608" w14:textId="77777777" w:rsidR="006374A2" w:rsidRPr="004C0EBF" w:rsidRDefault="006374A2" w:rsidP="00844C1B">
                            <w:pPr>
                              <w:jc w:val="center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b/>
                                <w:sz w:val="24"/>
                                <w:rtl/>
                                <w:lang w:bidi="fa-IR"/>
                              </w:rPr>
                              <w:t>فرکانس</w:t>
                            </w:r>
                          </w:p>
                        </w:tc>
                      </w:tr>
                      <w:tr w:rsidR="006374A2" w:rsidRPr="004C0EBF" w14:paraId="3849FCCD" w14:textId="77777777" w:rsidTr="00B2103F">
                        <w:trPr>
                          <w:jc w:val="center"/>
                        </w:trPr>
                        <w:tc>
                          <w:tcPr>
                            <w:tcW w:w="1367" w:type="dxa"/>
                          </w:tcPr>
                          <w:p w14:paraId="614D9A6A" w14:textId="77777777" w:rsidR="006374A2" w:rsidRPr="004C0EBF" w:rsidRDefault="006374A2" w:rsidP="00844C1B">
                            <w:pPr>
                              <w:jc w:val="lowKashida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7" w:type="dxa"/>
                          </w:tcPr>
                          <w:p w14:paraId="7929ABF2" w14:textId="77777777" w:rsidR="006374A2" w:rsidRPr="004C0EBF" w:rsidRDefault="006374A2" w:rsidP="00844C1B">
                            <w:pPr>
                              <w:jc w:val="lowKashida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</w:tcPr>
                          <w:p w14:paraId="4EB66224" w14:textId="77777777" w:rsidR="006374A2" w:rsidRPr="004C0EBF" w:rsidRDefault="006374A2" w:rsidP="00844C1B">
                            <w:pPr>
                              <w:jc w:val="lowKashida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7" w:type="dxa"/>
                          </w:tcPr>
                          <w:p w14:paraId="45DFE967" w14:textId="77777777" w:rsidR="006374A2" w:rsidRPr="004C0EBF" w:rsidRDefault="006374A2" w:rsidP="00844C1B">
                            <w:pPr>
                              <w:jc w:val="lowKashida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7" w:type="dxa"/>
                          </w:tcPr>
                          <w:p w14:paraId="3A09E498" w14:textId="77777777" w:rsidR="006374A2" w:rsidRPr="004C0EBF" w:rsidRDefault="006374A2" w:rsidP="00844C1B">
                            <w:pPr>
                              <w:jc w:val="lowKashida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</w:tcPr>
                          <w:p w14:paraId="28935C55" w14:textId="77777777" w:rsidR="006374A2" w:rsidRPr="004C0EBF" w:rsidRDefault="006374A2" w:rsidP="00844C1B">
                            <w:pPr>
                              <w:keepNext/>
                              <w:jc w:val="lowKashida"/>
                              <w:rPr>
                                <w:rFonts w:cs="B Nazanin"/>
                                <w:b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097408BC" w14:textId="77777777" w:rsidR="006374A2" w:rsidRDefault="006374A2" w:rsidP="00844C1B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5424EB" w14:textId="77777777" w:rsidR="007C55F2" w:rsidRPr="00577610" w:rsidRDefault="00450B32" w:rsidP="00844C1B">
      <w:pPr>
        <w:jc w:val="lowKashida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6-5-1</w:t>
      </w:r>
      <w:r w:rsidR="00844C1B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اندازه گیری مشخصات راه اندازی در حالت اتصال کوتاه رتور</w:t>
      </w:r>
    </w:p>
    <w:p w14:paraId="5E192FB3" w14:textId="77777777" w:rsidR="00844C1B" w:rsidRPr="00577610" w:rsidRDefault="009D08E2" w:rsidP="00844C1B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موج جریان راه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اندازی در گشتاور بار صفر</w:t>
      </w:r>
      <w:r w:rsidR="00844C1B" w:rsidRPr="00577610">
        <w:rPr>
          <w:rFonts w:asciiTheme="majorBidi" w:hAnsiTheme="majorBidi" w:cs="B Nazanin"/>
          <w:sz w:val="24"/>
          <w:rtl/>
          <w:lang w:bidi="fa-IR"/>
        </w:rPr>
        <w:t>:</w:t>
      </w:r>
    </w:p>
    <w:p w14:paraId="0747C830" w14:textId="1279FD16" w:rsidR="00844C1B" w:rsidRPr="00577610" w:rsidRDefault="006A2147" w:rsidP="00844C1B">
      <w:pPr>
        <w:jc w:val="lowKashida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ED519C7" wp14:editId="17A0E4E6">
                <wp:extent cx="5839460" cy="1849755"/>
                <wp:effectExtent l="9525" t="12700" r="8890" b="13970"/>
                <wp:docPr id="80" name="Text Box 18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9460" cy="18497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A492E" w14:textId="77777777" w:rsidR="006374A2" w:rsidRPr="00DD459B" w:rsidRDefault="006374A2" w:rsidP="00844C1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519C7" id="Text Box 18470" o:spid="_x0000_s1152" type="#_x0000_t202" style="width:459.8pt;height:14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" fillcolor="white [3201]" strokecolor="#5b9bd5 [3204]" strokeweight="1pt">
                <v:textbox>
                  <w:txbxContent>
                    <w:p w14:paraId="1ADA492E" w14:textId="77777777" w:rsidR="006374A2" w:rsidRPr="00DD459B" w:rsidRDefault="006374A2" w:rsidP="00844C1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44C1B"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</w:p>
    <w:p w14:paraId="67D78AF7" w14:textId="77777777" w:rsidR="009D08E2" w:rsidRPr="00577610" w:rsidRDefault="00450B32" w:rsidP="009D08E2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 xml:space="preserve">6-5-2 </w:t>
      </w:r>
      <w:r w:rsidR="009D08E2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</w:t>
      </w:r>
      <w:r w:rsidR="009D08E2" w:rsidRPr="00577610">
        <w:rPr>
          <w:rFonts w:asciiTheme="majorBidi" w:hAnsiTheme="majorBidi" w:cs="B Nazanin"/>
          <w:b/>
          <w:bCs/>
          <w:sz w:val="24"/>
          <w:rtl/>
          <w:lang w:bidi="fa-IR"/>
        </w:rPr>
        <w:t>نمایش جریان راه اندازی موتور القایی</w:t>
      </w:r>
    </w:p>
    <w:p w14:paraId="52FB020B" w14:textId="77777777" w:rsidR="007C55F2" w:rsidRPr="00577610" w:rsidRDefault="009D08E2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موج جریان راه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اندازی</w:t>
      </w:r>
      <w:r w:rsidR="00A97D1A" w:rsidRPr="00577610">
        <w:rPr>
          <w:rFonts w:asciiTheme="majorBidi" w:hAnsiTheme="majorBidi" w:cs="B Nazanin"/>
          <w:sz w:val="24"/>
          <w:rtl/>
          <w:lang w:bidi="fa-IR"/>
        </w:rPr>
        <w:t xml:space="preserve"> در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="00A97D1A" w:rsidRPr="00577610">
        <w:rPr>
          <w:rFonts w:asciiTheme="majorBidi" w:hAnsiTheme="majorBidi" w:cs="B Nazanin"/>
          <w:sz w:val="24"/>
          <w:rtl/>
          <w:lang w:bidi="fa-IR"/>
        </w:rPr>
        <w:t>گشتاور صفر- پله ی 5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مقاومت </w:t>
      </w:r>
      <w:r w:rsidR="00A97D1A" w:rsidRPr="00577610">
        <w:rPr>
          <w:rFonts w:asciiTheme="majorBidi" w:hAnsiTheme="majorBidi" w:cs="B Nazanin"/>
          <w:sz w:val="24"/>
          <w:rtl/>
          <w:lang w:bidi="fa-IR"/>
        </w:rPr>
        <w:t>:</w:t>
      </w:r>
    </w:p>
    <w:p w14:paraId="028A3172" w14:textId="69951948" w:rsidR="00A97D1A" w:rsidRPr="00577610" w:rsidRDefault="006A2147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E30AEE9" wp14:editId="159AAABF">
                <wp:extent cx="5852795" cy="1898015"/>
                <wp:effectExtent l="9525" t="14605" r="14605" b="11430"/>
                <wp:docPr id="79" name="Text Box 18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2795" cy="18980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0F3BE" w14:textId="77777777" w:rsidR="006374A2" w:rsidRPr="00DD459B" w:rsidRDefault="006374A2" w:rsidP="00A97D1A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30AEE9" id="Text Box 18471" o:spid="_x0000_s1153" type="#_x0000_t202" style="width:460.85pt;height:1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" fillcolor="white [3201]" strokecolor="#5b9bd5 [3204]" strokeweight="1pt">
                <v:textbox>
                  <w:txbxContent>
                    <w:p w14:paraId="0D60F3BE" w14:textId="77777777" w:rsidR="006374A2" w:rsidRPr="00DD459B" w:rsidRDefault="006374A2" w:rsidP="00A97D1A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97A6E7" w14:textId="77777777" w:rsidR="00FE41B3" w:rsidRPr="00577610" w:rsidRDefault="00FE41B3" w:rsidP="00A97D1A">
      <w:pPr>
        <w:jc w:val="lowKashida"/>
        <w:rPr>
          <w:rFonts w:asciiTheme="majorBidi" w:hAnsiTheme="majorBidi" w:cs="B Nazanin"/>
          <w:sz w:val="24"/>
          <w:lang w:bidi="fa-IR"/>
        </w:rPr>
      </w:pPr>
    </w:p>
    <w:p w14:paraId="76EAA024" w14:textId="77777777" w:rsidR="00FE41B3" w:rsidRPr="00577610" w:rsidRDefault="00FE41B3" w:rsidP="00A97D1A">
      <w:pPr>
        <w:jc w:val="lowKashida"/>
        <w:rPr>
          <w:rFonts w:asciiTheme="majorBidi" w:hAnsiTheme="majorBidi" w:cs="B Nazanin"/>
          <w:sz w:val="24"/>
          <w:lang w:bidi="fa-IR"/>
        </w:rPr>
      </w:pPr>
    </w:p>
    <w:p w14:paraId="220E8D11" w14:textId="77777777" w:rsidR="00A97D1A" w:rsidRPr="00577610" w:rsidRDefault="00A97D1A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موج جریان راه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اندازی در گشتاور صفر- پله ی 6 مقاومت :</w:t>
      </w:r>
    </w:p>
    <w:p w14:paraId="23468371" w14:textId="43576C07" w:rsidR="00A97D1A" w:rsidRPr="00577610" w:rsidRDefault="006A2147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6C5F54D7" wp14:editId="37F4BF30">
                <wp:extent cx="5901690" cy="2014855"/>
                <wp:effectExtent l="9525" t="10160" r="13335" b="13335"/>
                <wp:docPr id="78" name="Text Box 18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20148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2D192" w14:textId="77777777" w:rsidR="006374A2" w:rsidRPr="00DD459B" w:rsidRDefault="006374A2" w:rsidP="00A97D1A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5F54D7" id="Text Box 18472" o:spid="_x0000_s1154" type="#_x0000_t202" style="width:464.7pt;height:1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" fillcolor="white [3201]" strokecolor="#5b9bd5 [3204]" strokeweight="1pt">
                <v:textbox>
                  <w:txbxContent>
                    <w:p w14:paraId="7902D192" w14:textId="77777777" w:rsidR="006374A2" w:rsidRPr="00DD459B" w:rsidRDefault="006374A2" w:rsidP="00A97D1A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32D5DB7" w14:textId="77777777" w:rsidR="00A97D1A" w:rsidRPr="00577610" w:rsidRDefault="00A97D1A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موج جریان راه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اندازی در گشتاور 0.5- پله ی 5 مقاومت :</w:t>
      </w:r>
    </w:p>
    <w:p w14:paraId="5E712340" w14:textId="007B90A1" w:rsidR="00A97D1A" w:rsidRPr="00577610" w:rsidRDefault="006A2147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0B68248" wp14:editId="37C7A116">
                <wp:extent cx="5901690" cy="2014855"/>
                <wp:effectExtent l="9525" t="6985" r="13335" b="6985"/>
                <wp:docPr id="76" name="Text Box 18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20148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2CEF7" w14:textId="77777777" w:rsidR="006374A2" w:rsidRPr="00DD459B" w:rsidRDefault="006374A2" w:rsidP="00A97D1A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B68248" id="Text Box 18473" o:spid="_x0000_s1155" type="#_x0000_t202" style="width:464.7pt;height:1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" fillcolor="white [3201]" strokecolor="#5b9bd5 [3204]" strokeweight="1pt">
                <v:textbox>
                  <w:txbxContent>
                    <w:p w14:paraId="2AF2CEF7" w14:textId="77777777" w:rsidR="006374A2" w:rsidRPr="00DD459B" w:rsidRDefault="006374A2" w:rsidP="00A97D1A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622C10" w14:textId="77777777" w:rsidR="00A97D1A" w:rsidRPr="00577610" w:rsidRDefault="00A97D1A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 شکل موج جریان راه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اندازی در گشتاور 0.5- پله ی 6 مقاومت :</w:t>
      </w:r>
    </w:p>
    <w:p w14:paraId="1241252D" w14:textId="78DBD5E1" w:rsidR="00A97D1A" w:rsidRPr="00577610" w:rsidRDefault="006A2147" w:rsidP="00A97D1A">
      <w:pPr>
        <w:jc w:val="lowKashida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0F6692A" wp14:editId="2AA0E0C6">
                <wp:extent cx="5901690" cy="2014855"/>
                <wp:effectExtent l="9525" t="13335" r="13335" b="10160"/>
                <wp:docPr id="75" name="Text Box 18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201485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867C1" w14:textId="77777777" w:rsidR="006374A2" w:rsidRPr="00DD459B" w:rsidRDefault="006374A2" w:rsidP="00A97D1A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F6692A" id="Text Box 18474" o:spid="_x0000_s1156" type="#_x0000_t202" style="width:464.7pt;height:1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" fillcolor="white [3201]" strokecolor="#5b9bd5 [3204]" strokeweight="1pt">
                <v:textbox>
                  <w:txbxContent>
                    <w:p w14:paraId="0BC867C1" w14:textId="77777777" w:rsidR="006374A2" w:rsidRPr="00DD459B" w:rsidRDefault="006374A2" w:rsidP="00A97D1A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3BEE23" w14:textId="77777777" w:rsidR="00B54F91" w:rsidRPr="00577610" w:rsidRDefault="00B54F91" w:rsidP="00B54F91">
      <w:pPr>
        <w:rPr>
          <w:rFonts w:asciiTheme="majorBidi" w:hAnsiTheme="majorBidi" w:cs="B Nazanin"/>
          <w:bCs/>
          <w:sz w:val="24"/>
          <w:rtl/>
          <w:lang w:bidi="fa-IR"/>
        </w:rPr>
      </w:pPr>
    </w:p>
    <w:p w14:paraId="5E2B96CB" w14:textId="77777777" w:rsidR="00B54F91" w:rsidRPr="00577610" w:rsidRDefault="00B54F91" w:rsidP="00B54F91">
      <w:pPr>
        <w:rPr>
          <w:rFonts w:asciiTheme="majorBidi" w:hAnsiTheme="majorBidi" w:cs="B Nazanin"/>
          <w:bCs/>
          <w:sz w:val="24"/>
          <w:rtl/>
          <w:lang w:bidi="fa-IR"/>
        </w:rPr>
      </w:pPr>
    </w:p>
    <w:p w14:paraId="4944E108" w14:textId="77777777" w:rsidR="00B54F91" w:rsidRPr="00577610" w:rsidRDefault="00B54F91" w:rsidP="00B54F91">
      <w:pPr>
        <w:rPr>
          <w:rFonts w:asciiTheme="majorBidi" w:hAnsiTheme="majorBidi" w:cs="B Nazanin"/>
          <w:bCs/>
          <w:sz w:val="24"/>
          <w:lang w:bidi="fa-IR"/>
        </w:rPr>
      </w:pPr>
    </w:p>
    <w:p w14:paraId="7279D056" w14:textId="77777777" w:rsidR="00FE41B3" w:rsidRPr="00577610" w:rsidRDefault="00FE41B3" w:rsidP="00B54F91">
      <w:pPr>
        <w:rPr>
          <w:rFonts w:asciiTheme="majorBidi" w:hAnsiTheme="majorBidi" w:cs="B Nazanin"/>
          <w:bCs/>
          <w:sz w:val="24"/>
          <w:lang w:bidi="fa-IR"/>
        </w:rPr>
      </w:pPr>
    </w:p>
    <w:p w14:paraId="463A6AAE" w14:textId="77777777" w:rsidR="00FE41B3" w:rsidRPr="00577610" w:rsidRDefault="00FE41B3" w:rsidP="00B54F91">
      <w:pPr>
        <w:rPr>
          <w:rFonts w:asciiTheme="majorBidi" w:hAnsiTheme="majorBidi" w:cs="B Nazanin"/>
          <w:bCs/>
          <w:sz w:val="24"/>
          <w:rtl/>
          <w:lang w:bidi="fa-IR"/>
        </w:rPr>
      </w:pPr>
    </w:p>
    <w:p w14:paraId="4A1B5D5E" w14:textId="77777777" w:rsidR="00B54F91" w:rsidRPr="00577610" w:rsidRDefault="00450B32" w:rsidP="00B54F91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6-5-4</w:t>
      </w:r>
      <w:r w:rsidR="00B54F91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 </w:t>
      </w:r>
      <w:r w:rsidR="00B54F91" w:rsidRPr="00577610">
        <w:rPr>
          <w:rFonts w:asciiTheme="majorBidi" w:hAnsiTheme="majorBidi" w:cs="B Nazanin"/>
          <w:b/>
          <w:bCs/>
          <w:sz w:val="24"/>
          <w:rtl/>
          <w:lang w:bidi="fa-IR"/>
        </w:rPr>
        <w:t>مشاهده اثر دامنه ولتاژ بر روی جریان راه‌اندازی موتور القایی رتور سیم‌پیچی شده</w:t>
      </w:r>
    </w:p>
    <w:p w14:paraId="16D9B5EB" w14:textId="77777777" w:rsidR="00B54F91" w:rsidRPr="00577610" w:rsidRDefault="00007714" w:rsidP="00B54F91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جریان راه‌اندازی</w:t>
      </w:r>
      <w:r w:rsidR="00E92BBD" w:rsidRPr="00577610">
        <w:rPr>
          <w:rFonts w:asciiTheme="majorBidi" w:hAnsiTheme="majorBidi" w:cs="B Nazanin"/>
          <w:sz w:val="24"/>
          <w:rtl/>
          <w:lang w:bidi="fa-IR"/>
        </w:rPr>
        <w:t xml:space="preserve"> در ولتاژ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خط 200 ولت:</w:t>
      </w:r>
    </w:p>
    <w:p w14:paraId="3924B8E3" w14:textId="7AE0D942" w:rsidR="00007714" w:rsidRPr="00577610" w:rsidRDefault="006A2147" w:rsidP="00B54F91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5805865B" wp14:editId="44FB61B9">
                <wp:extent cx="5919470" cy="1770380"/>
                <wp:effectExtent l="9525" t="10160" r="14605" b="10160"/>
                <wp:docPr id="74" name="Text Box 18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17703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34545" w14:textId="77777777" w:rsidR="006374A2" w:rsidRPr="00DD459B" w:rsidRDefault="006374A2" w:rsidP="00007714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05865B" id="Text Box 18475" o:spid="_x0000_s1157" type="#_x0000_t202" style="width:466.1pt;height:13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" fillcolor="white [3201]" strokecolor="#5b9bd5 [3204]" strokeweight="1pt">
                <v:textbox>
                  <w:txbxContent>
                    <w:p w14:paraId="35934545" w14:textId="77777777" w:rsidR="006374A2" w:rsidRPr="00DD459B" w:rsidRDefault="006374A2" w:rsidP="00007714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D59F00" w14:textId="77777777" w:rsidR="00007714" w:rsidRPr="00577610" w:rsidRDefault="00007714" w:rsidP="00007714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جریان راه‌اندازی</w:t>
      </w:r>
      <w:r w:rsidR="00E92BBD" w:rsidRPr="00577610">
        <w:rPr>
          <w:rFonts w:asciiTheme="majorBidi" w:hAnsiTheme="majorBidi" w:cs="B Nazanin"/>
          <w:sz w:val="24"/>
          <w:rtl/>
          <w:lang w:bidi="fa-IR"/>
        </w:rPr>
        <w:t xml:space="preserve"> در ولتاژ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خط 250 ولت:</w:t>
      </w:r>
    </w:p>
    <w:p w14:paraId="2E41A83B" w14:textId="2CBF681B" w:rsidR="00007714" w:rsidRPr="00577610" w:rsidRDefault="006A2147" w:rsidP="00007714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B9D3530" wp14:editId="05DA8F7D">
                <wp:extent cx="5890260" cy="1723390"/>
                <wp:effectExtent l="9525" t="6985" r="15240" b="12700"/>
                <wp:docPr id="73" name="Text Box 18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0260" cy="17233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A607A" w14:textId="77777777" w:rsidR="006374A2" w:rsidRPr="00DD459B" w:rsidRDefault="006374A2" w:rsidP="00007714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D3530" id="Text Box 18476" o:spid="_x0000_s1158" type="#_x0000_t202" style="width:463.8pt;height:13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" fillcolor="white [3201]" strokecolor="#5b9bd5 [3204]" strokeweight="1pt">
                <v:textbox>
                  <w:txbxContent>
                    <w:p w14:paraId="255A607A" w14:textId="77777777" w:rsidR="006374A2" w:rsidRPr="00DD459B" w:rsidRDefault="006374A2" w:rsidP="00007714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DFA21F" w14:textId="77777777" w:rsidR="00007714" w:rsidRPr="00577610" w:rsidRDefault="00007714" w:rsidP="00007714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جریان راه‌اندازی</w:t>
      </w:r>
      <w:r w:rsidR="00E92BBD" w:rsidRPr="00577610">
        <w:rPr>
          <w:rFonts w:asciiTheme="majorBidi" w:hAnsiTheme="majorBidi" w:cs="B Nazanin"/>
          <w:sz w:val="24"/>
          <w:rtl/>
          <w:lang w:bidi="fa-IR"/>
        </w:rPr>
        <w:t xml:space="preserve"> در ولتاژ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خط 300 ولت:</w:t>
      </w:r>
    </w:p>
    <w:p w14:paraId="495B4C10" w14:textId="0B14BBF9" w:rsidR="00007714" w:rsidRPr="00577610" w:rsidRDefault="006A2147" w:rsidP="00007714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04FA27B" wp14:editId="12275C83">
                <wp:extent cx="5895975" cy="1870075"/>
                <wp:effectExtent l="9525" t="13335" r="9525" b="12065"/>
                <wp:docPr id="72" name="Text Box 18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1870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43D80" w14:textId="77777777" w:rsidR="006374A2" w:rsidRPr="00DD459B" w:rsidRDefault="006374A2" w:rsidP="00007714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4FA27B" id="Text Box 18477" o:spid="_x0000_s1159" type="#_x0000_t202" style="width:464.25pt;height:1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" fillcolor="white [3201]" strokecolor="#5b9bd5 [3204]" strokeweight="1pt">
                <v:textbox>
                  <w:txbxContent>
                    <w:p w14:paraId="40243D80" w14:textId="77777777" w:rsidR="006374A2" w:rsidRPr="00DD459B" w:rsidRDefault="006374A2" w:rsidP="00007714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81E29F" w14:textId="77777777" w:rsidR="002544B3" w:rsidRPr="00577610" w:rsidRDefault="002544B3" w:rsidP="002544B3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تفسیر:</w:t>
      </w:r>
    </w:p>
    <w:p w14:paraId="67DFBB4F" w14:textId="2D53BBE0" w:rsidR="002544B3" w:rsidRPr="00577610" w:rsidRDefault="006A2147" w:rsidP="002544B3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F967424" wp14:editId="7DA490CB">
                <wp:extent cx="5867400" cy="762000"/>
                <wp:effectExtent l="9525" t="10160" r="9525" b="8890"/>
                <wp:docPr id="71" name="Text Box 18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7620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CFA20" w14:textId="77777777" w:rsidR="006374A2" w:rsidRPr="00302672" w:rsidRDefault="006374A2" w:rsidP="002544B3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967424" id="Text Box 18478" o:spid="_x0000_s1160" type="#_x0000_t202" style="width:462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" fillcolor="white [3201]" strokecolor="#70ad47 [3209]" strokeweight="1pt">
                <v:textbox>
                  <w:txbxContent>
                    <w:p w14:paraId="55DCFA20" w14:textId="77777777" w:rsidR="006374A2" w:rsidRPr="00302672" w:rsidRDefault="006374A2" w:rsidP="002544B3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21C5D4" w14:textId="77777777" w:rsidR="00FE41B3" w:rsidRPr="00577610" w:rsidRDefault="00FE41B3" w:rsidP="002544B3">
      <w:pPr>
        <w:pStyle w:val="ListParagraph"/>
        <w:ind w:left="0" w:hanging="2"/>
        <w:jc w:val="both"/>
        <w:rPr>
          <w:rFonts w:asciiTheme="majorBidi" w:hAnsiTheme="majorBidi" w:cs="B Nazanin"/>
          <w:bCs/>
          <w:sz w:val="24"/>
          <w:lang w:bidi="fa-IR"/>
        </w:rPr>
      </w:pPr>
    </w:p>
    <w:p w14:paraId="63AF20B8" w14:textId="77777777" w:rsidR="00FE41B3" w:rsidRPr="00577610" w:rsidRDefault="00FE41B3" w:rsidP="002544B3">
      <w:pPr>
        <w:pStyle w:val="ListParagraph"/>
        <w:ind w:left="0" w:hanging="2"/>
        <w:jc w:val="both"/>
        <w:rPr>
          <w:rFonts w:asciiTheme="majorBidi" w:hAnsiTheme="majorBidi" w:cs="B Nazanin"/>
          <w:bCs/>
          <w:sz w:val="24"/>
          <w:lang w:bidi="fa-IR"/>
        </w:rPr>
      </w:pPr>
    </w:p>
    <w:p w14:paraId="5087105B" w14:textId="77777777" w:rsidR="002544B3" w:rsidRPr="00577610" w:rsidRDefault="00450B32" w:rsidP="002544B3">
      <w:pPr>
        <w:pStyle w:val="ListParagraph"/>
        <w:ind w:left="0" w:hanging="2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 xml:space="preserve">6-5-5 </w:t>
      </w:r>
      <w:r w:rsidR="002544B3" w:rsidRPr="00577610">
        <w:rPr>
          <w:rFonts w:asciiTheme="majorBidi" w:hAnsiTheme="majorBidi" w:cs="B Nazanin"/>
          <w:bCs/>
          <w:sz w:val="24"/>
          <w:rtl/>
          <w:lang w:bidi="fa-IR"/>
        </w:rPr>
        <w:t>راه</w:t>
      </w:r>
      <w:r w:rsidR="002544B3" w:rsidRPr="00577610">
        <w:rPr>
          <w:rFonts w:asciiTheme="majorBidi" w:hAnsiTheme="majorBidi" w:cs="B Nazanin"/>
          <w:bCs/>
          <w:sz w:val="24"/>
          <w:rtl/>
          <w:lang w:bidi="fa-IR"/>
        </w:rPr>
        <w:softHyphen/>
        <w:t xml:space="preserve">اندازی موتور با وجود مقاومت در رتور </w:t>
      </w:r>
    </w:p>
    <w:p w14:paraId="688B40E8" w14:textId="77777777" w:rsidR="002544B3" w:rsidRPr="00577610" w:rsidRDefault="00C8214C" w:rsidP="002564EB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شکل جریان راه اندازی به ازای مقاومت رتور در وضعیت </w:t>
      </w:r>
      <w:r w:rsidR="002564EB" w:rsidRPr="00577610">
        <w:rPr>
          <w:rFonts w:asciiTheme="majorBidi" w:hAnsiTheme="majorBidi" w:cs="B Nazanin"/>
          <w:sz w:val="24"/>
          <w:rtl/>
          <w:lang w:bidi="fa-IR"/>
        </w:rPr>
        <w:t>6</w:t>
      </w:r>
      <w:r w:rsidRPr="00577610">
        <w:rPr>
          <w:rFonts w:asciiTheme="majorBidi" w:hAnsiTheme="majorBidi" w:cs="B Nazanin"/>
          <w:sz w:val="24"/>
          <w:rtl/>
          <w:lang w:bidi="fa-IR"/>
        </w:rPr>
        <w:t>:</w:t>
      </w:r>
    </w:p>
    <w:p w14:paraId="4145F9EB" w14:textId="1CEEC0F7" w:rsidR="00C8214C" w:rsidRPr="00577610" w:rsidRDefault="006A2147" w:rsidP="00C8214C">
      <w:pPr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0F79A933" wp14:editId="5C1496EC">
                <wp:extent cx="5861685" cy="1769745"/>
                <wp:effectExtent l="9525" t="10160" r="15240" b="10795"/>
                <wp:docPr id="70" name="Text Box 18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1685" cy="17697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3EE52" w14:textId="77777777" w:rsidR="006374A2" w:rsidRPr="00DD459B" w:rsidRDefault="006374A2" w:rsidP="00C8214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79A933" id="Text Box 18479" o:spid="_x0000_s1161" type="#_x0000_t202" style="width:461.55pt;height:1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" fillcolor="white [3201]" strokecolor="#5b9bd5 [3204]" strokeweight="1pt">
                <v:textbox>
                  <w:txbxContent>
                    <w:p w14:paraId="2303EE52" w14:textId="77777777" w:rsidR="006374A2" w:rsidRPr="00DD459B" w:rsidRDefault="006374A2" w:rsidP="00C8214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4918CF4" w14:textId="77777777" w:rsidR="00C8214C" w:rsidRPr="00577610" w:rsidRDefault="00C8214C" w:rsidP="00C8214C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جریان راه اندازی به ازای مقاومت رتور در وضعیت 3:</w:t>
      </w:r>
    </w:p>
    <w:p w14:paraId="4ED94BA6" w14:textId="2D7D8ADA" w:rsidR="00C8214C" w:rsidRPr="00577610" w:rsidRDefault="006A2147" w:rsidP="00C8214C">
      <w:pPr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3F15661" wp14:editId="097D7852">
                <wp:extent cx="5878195" cy="1693545"/>
                <wp:effectExtent l="9525" t="6985" r="8255" b="13970"/>
                <wp:docPr id="68" name="Text Box 18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6935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F7576" w14:textId="77777777" w:rsidR="006374A2" w:rsidRPr="00DD459B" w:rsidRDefault="006374A2" w:rsidP="00C8214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15661" id="Text Box 18480" o:spid="_x0000_s1162" type="#_x0000_t202" style="width:462.85pt;height:13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" fillcolor="white [3201]" strokecolor="#5b9bd5 [3204]" strokeweight="1pt">
                <v:textbox>
                  <w:txbxContent>
                    <w:p w14:paraId="213F7576" w14:textId="77777777" w:rsidR="006374A2" w:rsidRPr="00DD459B" w:rsidRDefault="006374A2" w:rsidP="00C8214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380570" w14:textId="77777777" w:rsidR="00C8214C" w:rsidRPr="00577610" w:rsidRDefault="00C8214C" w:rsidP="002564EB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شکل جریان راه اندازی به ازای مقاومت رتور در وضعی</w:t>
      </w:r>
      <w:r w:rsidR="002564EB" w:rsidRPr="00577610">
        <w:rPr>
          <w:rFonts w:asciiTheme="majorBidi" w:hAnsiTheme="majorBidi" w:cs="B Nazanin"/>
          <w:sz w:val="24"/>
          <w:rtl/>
          <w:lang w:bidi="fa-IR"/>
        </w:rPr>
        <w:t>ت 1</w:t>
      </w:r>
      <w:r w:rsidRPr="00577610">
        <w:rPr>
          <w:rFonts w:asciiTheme="majorBidi" w:hAnsiTheme="majorBidi" w:cs="B Nazanin"/>
          <w:sz w:val="24"/>
          <w:rtl/>
          <w:lang w:bidi="fa-IR"/>
        </w:rPr>
        <w:t>:</w:t>
      </w:r>
    </w:p>
    <w:p w14:paraId="5D353CE7" w14:textId="7AA95FAA" w:rsidR="00C8214C" w:rsidRPr="00577610" w:rsidRDefault="006A2147" w:rsidP="00C8214C">
      <w:pPr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C490329" wp14:editId="4D02ACBB">
                <wp:extent cx="5836285" cy="1752600"/>
                <wp:effectExtent l="9525" t="13335" r="12065" b="15240"/>
                <wp:docPr id="67" name="Text Box 18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175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2DB28" w14:textId="77777777" w:rsidR="006374A2" w:rsidRPr="00DD459B" w:rsidRDefault="006374A2" w:rsidP="00C8214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490329" id="Text Box 18481" o:spid="_x0000_s1163" type="#_x0000_t202" style="width:459.5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" fillcolor="white [3201]" strokecolor="#5b9bd5 [3204]" strokeweight="1pt">
                <v:textbox>
                  <w:txbxContent>
                    <w:p w14:paraId="3972DB28" w14:textId="77777777" w:rsidR="006374A2" w:rsidRPr="00DD459B" w:rsidRDefault="006374A2" w:rsidP="00C8214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6E51FE" w14:textId="77777777" w:rsidR="00C8214C" w:rsidRPr="00577610" w:rsidRDefault="00C8214C" w:rsidP="00C8214C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تاثیر افزایش مقاومت رتور را بر جریان و زمان راه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اندازی توضیح دهید.</w:t>
      </w:r>
    </w:p>
    <w:p w14:paraId="494C6E0A" w14:textId="4E30909D" w:rsidR="002A148E" w:rsidRPr="00577610" w:rsidRDefault="006A2147" w:rsidP="007C55F2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0C88B84" wp14:editId="36ED71B9">
                <wp:extent cx="5892800" cy="965200"/>
                <wp:effectExtent l="9525" t="10160" r="12700" b="15240"/>
                <wp:docPr id="66" name="Text Box 18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965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ADA8E" w14:textId="77777777" w:rsidR="006374A2" w:rsidRPr="00302672" w:rsidRDefault="006374A2" w:rsidP="00C8214C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C88B84" id="Text Box 18482" o:spid="_x0000_s1164" type="#_x0000_t202" style="width:464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" fillcolor="white [3201]" strokecolor="#70ad47 [3209]" strokeweight="1pt">
                <v:textbox>
                  <w:txbxContent>
                    <w:p w14:paraId="05FADA8E" w14:textId="77777777" w:rsidR="006374A2" w:rsidRPr="00302672" w:rsidRDefault="006374A2" w:rsidP="00C8214C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265DA3" w14:textId="77777777" w:rsidR="00FE41B3" w:rsidRPr="00577610" w:rsidRDefault="00FE41B3" w:rsidP="006364AC">
      <w:pPr>
        <w:jc w:val="both"/>
        <w:rPr>
          <w:rFonts w:asciiTheme="majorBidi" w:hAnsiTheme="majorBidi" w:cs="B Nazanin"/>
          <w:bCs/>
          <w:sz w:val="24"/>
          <w:lang w:bidi="fa-IR"/>
        </w:rPr>
      </w:pPr>
    </w:p>
    <w:p w14:paraId="1EE2EE30" w14:textId="77777777" w:rsidR="006364AC" w:rsidRPr="00577610" w:rsidRDefault="006364AC" w:rsidP="006364AC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6-5-6 تاثیر مقاومت رتور بر مشخصه گشتاور </w:t>
      </w:r>
      <w:r w:rsidRPr="00577610">
        <w:rPr>
          <w:rFonts w:hint="cs"/>
          <w:bCs/>
          <w:sz w:val="24"/>
          <w:rtl/>
          <w:lang w:bidi="fa-IR"/>
        </w:rPr>
        <w:t>–</w:t>
      </w:r>
      <w:r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bCs/>
          <w:sz w:val="24"/>
          <w:rtl/>
          <w:lang w:bidi="fa-IR"/>
        </w:rPr>
        <w:t>سرعت</w:t>
      </w:r>
      <w:r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bCs/>
          <w:sz w:val="24"/>
          <w:rtl/>
          <w:lang w:bidi="fa-IR"/>
        </w:rPr>
        <w:t>موتور</w:t>
      </w:r>
      <w:r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bCs/>
          <w:sz w:val="24"/>
          <w:rtl/>
          <w:lang w:bidi="fa-IR"/>
        </w:rPr>
        <w:t>القایی</w:t>
      </w:r>
    </w:p>
    <w:p w14:paraId="02D87538" w14:textId="77777777" w:rsidR="00442DEB" w:rsidRPr="00577610" w:rsidRDefault="00442DEB" w:rsidP="006364AC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نمودار گشتاور، جریان، بازده و ضریب</w:t>
      </w:r>
      <w:r w:rsidR="00F547CB" w:rsidRPr="00577610">
        <w:rPr>
          <w:rFonts w:asciiTheme="majorBidi" w:hAnsiTheme="majorBidi" w:cs="B Nazanin"/>
          <w:sz w:val="24"/>
          <w:rtl/>
          <w:lang w:bidi="fa-IR"/>
        </w:rPr>
        <w:t xml:space="preserve"> توان بر حسب </w:t>
      </w:r>
      <w:r w:rsidRPr="00577610">
        <w:rPr>
          <w:rFonts w:asciiTheme="majorBidi" w:hAnsiTheme="majorBidi" w:cs="B Nazanin"/>
          <w:sz w:val="24"/>
          <w:rtl/>
          <w:lang w:bidi="fa-IR"/>
        </w:rPr>
        <w:t>سرعت وقتی مقاومت رتور در وضعیت‌ 6 است:</w:t>
      </w:r>
    </w:p>
    <w:p w14:paraId="45158749" w14:textId="4FEBF751" w:rsidR="00442DEB" w:rsidRPr="00577610" w:rsidRDefault="006A2147" w:rsidP="006364AC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21D15D1C" wp14:editId="2652C212">
                <wp:extent cx="5814060" cy="1621790"/>
                <wp:effectExtent l="9525" t="10160" r="15240" b="6350"/>
                <wp:docPr id="65" name="Text Box 18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16217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BA425" w14:textId="77777777" w:rsidR="006374A2" w:rsidRPr="00DD459B" w:rsidRDefault="006374A2" w:rsidP="00442DE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D15D1C" id="Text Box 18483" o:spid="_x0000_s1165" type="#_x0000_t202" style="width:457.8pt;height:12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" fillcolor="white [3201]" strokecolor="#5b9bd5 [3204]" strokeweight="1pt">
                <v:textbox>
                  <w:txbxContent>
                    <w:p w14:paraId="0ADBA425" w14:textId="77777777" w:rsidR="006374A2" w:rsidRPr="00DD459B" w:rsidRDefault="006374A2" w:rsidP="00442DE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F3E039" w14:textId="77777777" w:rsidR="00442DEB" w:rsidRPr="00577610" w:rsidRDefault="00442DEB" w:rsidP="00442DE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نمودار گشتاور، جریان، بازده و ضریب</w:t>
      </w:r>
      <w:r w:rsidR="00F547CB" w:rsidRPr="00577610">
        <w:rPr>
          <w:rFonts w:asciiTheme="majorBidi" w:hAnsiTheme="majorBidi" w:cs="B Nazanin"/>
          <w:sz w:val="24"/>
          <w:rtl/>
          <w:lang w:bidi="fa-IR"/>
        </w:rPr>
        <w:t xml:space="preserve"> توان بر حسب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سرعت وقتی مقاومت رتور در وضعیت‌ 3 است:</w:t>
      </w:r>
    </w:p>
    <w:p w14:paraId="57EDE058" w14:textId="762018B6" w:rsidR="00442DEB" w:rsidRPr="00577610" w:rsidRDefault="006A2147" w:rsidP="00442DE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68DEE3D" wp14:editId="4FCFE8BA">
                <wp:extent cx="5836285" cy="1752600"/>
                <wp:effectExtent l="9525" t="6985" r="12065" b="12065"/>
                <wp:docPr id="64" name="Text Box 18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175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DFE18" w14:textId="77777777" w:rsidR="006374A2" w:rsidRPr="00DD459B" w:rsidRDefault="006374A2" w:rsidP="00442DE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8DEE3D" id="Text Box 18484" o:spid="_x0000_s1166" type="#_x0000_t202" style="width:459.5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" fillcolor="white [3201]" strokecolor="#5b9bd5 [3204]" strokeweight="1pt">
                <v:textbox>
                  <w:txbxContent>
                    <w:p w14:paraId="325DFE18" w14:textId="77777777" w:rsidR="006374A2" w:rsidRPr="00DD459B" w:rsidRDefault="006374A2" w:rsidP="00442DE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C4708D" w14:textId="77777777" w:rsidR="00442DEB" w:rsidRPr="00577610" w:rsidRDefault="00442DEB" w:rsidP="00442DE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نمودار گشتاور، جریان، بازده و ضریب</w:t>
      </w:r>
      <w:r w:rsidR="00F547CB" w:rsidRPr="00577610">
        <w:rPr>
          <w:rFonts w:asciiTheme="majorBidi" w:hAnsiTheme="majorBidi" w:cs="B Nazanin"/>
          <w:sz w:val="24"/>
          <w:rtl/>
          <w:lang w:bidi="fa-IR"/>
        </w:rPr>
        <w:t xml:space="preserve"> توان بر حسب </w:t>
      </w:r>
      <w:r w:rsidRPr="00577610">
        <w:rPr>
          <w:rFonts w:asciiTheme="majorBidi" w:hAnsiTheme="majorBidi" w:cs="B Nazanin"/>
          <w:sz w:val="24"/>
          <w:rtl/>
          <w:lang w:bidi="fa-IR"/>
        </w:rPr>
        <w:t>سرعت وقتی مقاومت رتور در وضعیت‌ 1 است:</w:t>
      </w:r>
    </w:p>
    <w:p w14:paraId="1A1EB03C" w14:textId="4286C81C" w:rsidR="00442DEB" w:rsidRPr="00577610" w:rsidRDefault="006A2147" w:rsidP="00442DE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96A8D24" wp14:editId="22C389B6">
                <wp:extent cx="5836285" cy="1752600"/>
                <wp:effectExtent l="9525" t="13335" r="12065" b="15240"/>
                <wp:docPr id="18463" name="Text Box 18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175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8B30A" w14:textId="77777777" w:rsidR="006374A2" w:rsidRPr="00DD459B" w:rsidRDefault="006374A2" w:rsidP="00442DE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6A8D24" id="Text Box 18485" o:spid="_x0000_s1167" type="#_x0000_t202" style="width:459.5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" fillcolor="white [3201]" strokecolor="#5b9bd5 [3204]" strokeweight="1pt">
                <v:textbox>
                  <w:txbxContent>
                    <w:p w14:paraId="50F8B30A" w14:textId="77777777" w:rsidR="006374A2" w:rsidRPr="00DD459B" w:rsidRDefault="006374A2" w:rsidP="00442DE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5BAD90" w14:textId="77777777" w:rsidR="0067373D" w:rsidRPr="00577610" w:rsidRDefault="0067373D" w:rsidP="0067373D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تاثیر افزایش مقاومت رتور را بر مشخصه گشتاور </w:t>
      </w:r>
      <w:r w:rsidRPr="00577610">
        <w:rPr>
          <w:rFonts w:hint="cs"/>
          <w:sz w:val="24"/>
          <w:rtl/>
          <w:lang w:bidi="fa-IR"/>
        </w:rPr>
        <w:t>–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سرعت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موتور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القایی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توضیح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دهید</w:t>
      </w:r>
      <w:r w:rsidRPr="00577610">
        <w:rPr>
          <w:rFonts w:asciiTheme="majorBidi" w:hAnsiTheme="majorBidi" w:cs="B Nazanin"/>
          <w:sz w:val="24"/>
          <w:rtl/>
          <w:lang w:bidi="fa-IR"/>
        </w:rPr>
        <w:t>.</w:t>
      </w:r>
    </w:p>
    <w:p w14:paraId="261E36E5" w14:textId="757001EC" w:rsidR="0067373D" w:rsidRPr="00577610" w:rsidRDefault="006A2147" w:rsidP="00932177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48D492A" wp14:editId="73AE012D">
                <wp:extent cx="5892800" cy="1327785"/>
                <wp:effectExtent l="9525" t="10160" r="12700" b="14605"/>
                <wp:docPr id="18462" name="Text Box 18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277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82368" w14:textId="77777777" w:rsidR="006374A2" w:rsidRPr="00302672" w:rsidRDefault="006374A2" w:rsidP="0067373D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8D492A" id="Text Box 18486" o:spid="_x0000_s1168" type="#_x0000_t202" style="width:464pt;height:10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" fillcolor="white [3201]" strokecolor="#70ad47 [3209]" strokeweight="1pt">
                <v:textbox>
                  <w:txbxContent>
                    <w:p w14:paraId="4B982368" w14:textId="77777777" w:rsidR="006374A2" w:rsidRPr="00302672" w:rsidRDefault="006374A2" w:rsidP="0067373D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02CB0E7" w14:textId="77777777" w:rsidR="0067373D" w:rsidRPr="00577610" w:rsidRDefault="00450B32" w:rsidP="0067373D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 xml:space="preserve">6-5-7 </w:t>
      </w:r>
      <w:r w:rsidR="0067373D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تاثیر دامنه ولتاژ آرمیچر بر مشخصه خروجی (گشتاور-سرعت) موتور القایی سیم</w:t>
      </w:r>
      <w:r w:rsidR="0067373D" w:rsidRPr="00577610">
        <w:rPr>
          <w:rFonts w:asciiTheme="majorBidi" w:hAnsiTheme="majorBidi" w:cs="B Nazanin"/>
          <w:bCs/>
          <w:sz w:val="24"/>
          <w:rtl/>
          <w:lang w:bidi="fa-IR"/>
        </w:rPr>
        <w:softHyphen/>
        <w:t>پیچی شده</w:t>
      </w:r>
    </w:p>
    <w:p w14:paraId="7D8B7338" w14:textId="77777777" w:rsidR="0067373D" w:rsidRPr="00577610" w:rsidRDefault="00C02456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نمودار گشتاور، جریان آرمیچر، بازده و ضریب توان بر حسب سرعت برای ولتاژ 200 ولت:</w:t>
      </w:r>
    </w:p>
    <w:p w14:paraId="69D01B5C" w14:textId="5D459025" w:rsidR="00C02456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1A8E20DF" wp14:editId="3B05817E">
                <wp:extent cx="5826125" cy="1666875"/>
                <wp:effectExtent l="9525" t="10160" r="12700" b="8890"/>
                <wp:docPr id="18460" name="Text Box 18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6125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76D39" w14:textId="77777777" w:rsidR="006374A2" w:rsidRPr="00DD459B" w:rsidRDefault="006374A2" w:rsidP="00C02456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8E20DF" id="Text Box 18488" o:spid="_x0000_s1169" type="#_x0000_t202" style="width:458.75pt;height:1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" strokecolor="#5b9bd5" strokeweight="1pt">
                <v:textbox>
                  <w:txbxContent>
                    <w:p w14:paraId="76C76D39" w14:textId="77777777" w:rsidR="006374A2" w:rsidRPr="00DD459B" w:rsidRDefault="006374A2" w:rsidP="00C02456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B6878A" w14:textId="77777777" w:rsidR="00C02456" w:rsidRPr="00577610" w:rsidRDefault="00C02456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نمودار گشتاور، جریان آرمیچر، بازده و ضریب توان بر حسب سرعت برای ولتاژ 320 ولت:</w:t>
      </w:r>
    </w:p>
    <w:p w14:paraId="487AA148" w14:textId="0102DF9D" w:rsidR="00C02456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9CDDB9D" wp14:editId="73F7B5B5">
                <wp:extent cx="5836285" cy="1752600"/>
                <wp:effectExtent l="9525" t="6985" r="12065" b="12065"/>
                <wp:docPr id="18459" name="Text Box 18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175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53E83" w14:textId="77777777" w:rsidR="006374A2" w:rsidRPr="00DD459B" w:rsidRDefault="006374A2" w:rsidP="00C02456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CDDB9D" id="Text Box 18490" o:spid="_x0000_s1170" type="#_x0000_t202" style="width:459.5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" fillcolor="white [3201]" strokecolor="#5b9bd5 [3204]" strokeweight="1pt">
                <v:textbox>
                  <w:txbxContent>
                    <w:p w14:paraId="74953E83" w14:textId="77777777" w:rsidR="006374A2" w:rsidRPr="00DD459B" w:rsidRDefault="006374A2" w:rsidP="00C02456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8A3394" w14:textId="77777777" w:rsidR="00C02456" w:rsidRPr="00577610" w:rsidRDefault="00C02456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نمودار گشتاور، جریان آرمیچر، بازده و ضریب توان بر حسب سرعت برای ولتاژ 400 ولت:</w:t>
      </w:r>
    </w:p>
    <w:p w14:paraId="07E9883D" w14:textId="35BC3F8F" w:rsidR="00C02456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627EEBB" wp14:editId="1CF9C9B7">
                <wp:extent cx="5836285" cy="1752600"/>
                <wp:effectExtent l="9525" t="13335" r="12065" b="15240"/>
                <wp:docPr id="18457" name="Text Box 18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175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86F9B" w14:textId="77777777" w:rsidR="006374A2" w:rsidRPr="00DD459B" w:rsidRDefault="006374A2" w:rsidP="00C02456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27EEBB" id="Text Box 18491" o:spid="_x0000_s1171" type="#_x0000_t202" style="width:459.5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" fillcolor="white [3201]" strokecolor="#5b9bd5 [3204]" strokeweight="1pt">
                <v:textbox>
                  <w:txbxContent>
                    <w:p w14:paraId="44786F9B" w14:textId="77777777" w:rsidR="006374A2" w:rsidRPr="00DD459B" w:rsidRDefault="006374A2" w:rsidP="00C02456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1C4CFA" w14:textId="77777777" w:rsidR="00C02456" w:rsidRPr="00577610" w:rsidRDefault="00D66EF2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تاثیر دامنه ولتاژ آرمیچر را بر مشخصه خروجی (گشتاور-سرعت) موتور القایی سیم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پیچی شده توضیح دهید.</w:t>
      </w:r>
    </w:p>
    <w:p w14:paraId="49C1CADE" w14:textId="0AB2FE35" w:rsidR="00D66EF2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13244CB" wp14:editId="31259ADE">
                <wp:extent cx="5892800" cy="965200"/>
                <wp:effectExtent l="9525" t="10160" r="12700" b="15240"/>
                <wp:docPr id="18456" name="Text Box 18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965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AD20" w14:textId="77777777" w:rsidR="006374A2" w:rsidRPr="00302672" w:rsidRDefault="006374A2" w:rsidP="00D66EF2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3244CB" id="Text Box 18492" o:spid="_x0000_s1172" type="#_x0000_t202" style="width:464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" fillcolor="white [3201]" strokecolor="#70ad47 [3209]" strokeweight="1pt">
                <v:textbox>
                  <w:txbxContent>
                    <w:p w14:paraId="4CFEAD20" w14:textId="77777777" w:rsidR="006374A2" w:rsidRPr="00302672" w:rsidRDefault="006374A2" w:rsidP="00D66EF2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907B65" w14:textId="77777777" w:rsidR="00D41562" w:rsidRPr="00577610" w:rsidRDefault="00450B32" w:rsidP="00D4156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 xml:space="preserve">6-5-8 </w:t>
      </w:r>
      <w:r w:rsidR="00D41562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تاثیر گشتاور بار بر سرعت موتور القایی</w:t>
      </w:r>
    </w:p>
    <w:p w14:paraId="03DA95E1" w14:textId="77777777" w:rsidR="00D41562" w:rsidRPr="00577610" w:rsidRDefault="00D41562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جدول 2:</w:t>
      </w:r>
    </w:p>
    <w:p w14:paraId="73B49773" w14:textId="66A8BFE9" w:rsidR="00D41562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E99A31A" wp14:editId="65682037">
                <wp:extent cx="5993130" cy="2228850"/>
                <wp:effectExtent l="9525" t="10160" r="7620" b="8890"/>
                <wp:docPr id="18455" name="Text Box 18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3130" cy="2228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2"/>
                              <w:gridCol w:w="872"/>
                              <w:gridCol w:w="872"/>
                              <w:gridCol w:w="872"/>
                              <w:gridCol w:w="872"/>
                              <w:gridCol w:w="1363"/>
                            </w:tblGrid>
                            <w:tr w:rsidR="006374A2" w:rsidRPr="004C0EBF" w14:paraId="02A96A5D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4360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1E46AF4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اتصال کوتاه (بدون مقاومت راه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انداز)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18BF6C4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رتور</w:t>
                                  </w:r>
                                </w:p>
                              </w:tc>
                            </w:tr>
                            <w:tr w:rsidR="006374A2" w:rsidRPr="004C0EBF" w14:paraId="713F0355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862165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60046C0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3A70C3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A8D6DD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EBC416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2725D3E7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gram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T(</w:t>
                                  </w:r>
                                  <w:proofErr w:type="spellStart"/>
                                  <w:proofErr w:type="gram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N.m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47CAF7DF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96FB97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E2B8935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73BBB2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988902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70FFE97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7BA6C470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N(rpm)</w:t>
                                  </w:r>
                                </w:p>
                              </w:tc>
                            </w:tr>
                            <w:tr w:rsidR="006374A2" w:rsidRPr="004C0EBF" w14:paraId="32870643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093F12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697B937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5A94E7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B34231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A34015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7824B02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st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  <w:tr w:rsidR="006374A2" w:rsidRPr="004C0EBF" w14:paraId="2C1B8304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1080B7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CAB8C0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C278ED5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49F5FC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1292D2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73B61A4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cosφ</w:t>
                                  </w:r>
                                  <w:proofErr w:type="spellEnd"/>
                                </w:p>
                              </w:tc>
                            </w:tr>
                            <w:tr w:rsidR="006374A2" w:rsidRPr="004C0EBF" w14:paraId="3EB3FFC0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67E0D4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CD0ABBF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C598C6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26B8F2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36089B0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398F04B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in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(W)</w:t>
                                  </w:r>
                                </w:p>
                              </w:tc>
                            </w:tr>
                            <w:tr w:rsidR="006374A2" w:rsidRPr="004C0EBF" w14:paraId="78CAD19A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A672F7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3956D8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696D65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3A89CD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695E5E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1FA0D9A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out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(W)</w:t>
                                  </w:r>
                                </w:p>
                              </w:tc>
                            </w:tr>
                            <w:tr w:rsidR="006374A2" w:rsidRPr="004C0EBF" w14:paraId="1FF0C038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7D7FD67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421270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6E2B30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1FBB11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FC5C87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61A8B33B" w14:textId="77777777" w:rsidR="006374A2" w:rsidRPr="004C0EBF" w:rsidRDefault="006374A2" w:rsidP="00D41562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</w:t>
                                  </w:r>
                                  <w:proofErr w:type="gram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%)</w:t>
                                  </w:r>
                                  <w:r w:rsidRPr="004C0EBF">
                                    <w:rPr>
                                      <w:rFonts w:ascii="Cambria" w:hAnsi="Cambria" w:cs="Cambria" w:hint="cs"/>
                                      <w:sz w:val="24"/>
                                      <w:rtl/>
                                      <w:lang w:bidi="fa-IR"/>
                                    </w:rPr>
                                    <w:t>η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720AD964" w14:textId="77777777" w:rsidR="006374A2" w:rsidRDefault="006374A2" w:rsidP="00D4156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99A31A" id="Text Box 18493" o:spid="_x0000_s1174" type="#_x0000_t202" style="width:471.9pt;height:1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2"/>
                        <w:gridCol w:w="872"/>
                        <w:gridCol w:w="872"/>
                        <w:gridCol w:w="872"/>
                        <w:gridCol w:w="872"/>
                        <w:gridCol w:w="1363"/>
                      </w:tblGrid>
                      <w:tr w:rsidR="006374A2" w:rsidRPr="004C0EBF" w14:paraId="02A96A5D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4360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1E46AF4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اتصال کوتاه (بدون مقاومت راه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softHyphen/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انداز)</w:t>
                            </w: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18BF6C4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رتور</w:t>
                            </w:r>
                          </w:p>
                        </w:tc>
                      </w:tr>
                      <w:tr w:rsidR="006374A2" w:rsidRPr="004C0EBF" w14:paraId="713F0355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862165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60046C0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3A70C3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A8D6DD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EBC416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2725D3E7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T(</w:t>
                            </w:r>
                            <w:proofErr w:type="spellStart"/>
                            <w:proofErr w:type="gram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N.m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47CAF7DF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96FB97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E2B8935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73BBB2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988902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70FFE97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7BA6C470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N(rpm)</w:t>
                            </w:r>
                          </w:p>
                        </w:tc>
                      </w:tr>
                      <w:tr w:rsidR="006374A2" w:rsidRPr="004C0EBF" w14:paraId="32870643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093F12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697B937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5A94E7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B34231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A34015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7824B02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st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  <w:tr w:rsidR="006374A2" w:rsidRPr="004C0EBF" w14:paraId="2C1B8304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1080B7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CAB8C0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C278ED5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49F5FC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1292D2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73B61A4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cosφ</w:t>
                            </w:r>
                            <w:proofErr w:type="spellEnd"/>
                          </w:p>
                        </w:tc>
                      </w:tr>
                      <w:tr w:rsidR="006374A2" w:rsidRPr="004C0EBF" w14:paraId="3EB3FFC0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67E0D4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CD0ABBF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C598C6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26B8F2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36089B0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398F04B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in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(W)</w:t>
                            </w:r>
                          </w:p>
                        </w:tc>
                      </w:tr>
                      <w:tr w:rsidR="006374A2" w:rsidRPr="004C0EBF" w14:paraId="78CAD19A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A672F7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3956D8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696D65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3A89CD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695E5E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1FA0D9A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out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(W)</w:t>
                            </w:r>
                          </w:p>
                        </w:tc>
                      </w:tr>
                      <w:tr w:rsidR="006374A2" w:rsidRPr="004C0EBF" w14:paraId="1FF0C038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7D7FD67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421270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6E2B30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1FBB11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FC5C87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61A8B33B" w14:textId="77777777" w:rsidR="006374A2" w:rsidRPr="004C0EBF" w:rsidRDefault="006374A2" w:rsidP="00D41562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</w:t>
                            </w:r>
                            <w:proofErr w:type="gram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%)</w:t>
                            </w:r>
                            <w:r w:rsidRPr="004C0EBF">
                              <w:rPr>
                                <w:rFonts w:ascii="Cambria" w:hAnsi="Cambria" w:cs="Cambria" w:hint="cs"/>
                                <w:sz w:val="24"/>
                                <w:rtl/>
                                <w:lang w:bidi="fa-IR"/>
                              </w:rPr>
                              <w:t>η</w:t>
                            </w:r>
                            <w:proofErr w:type="gramEnd"/>
                          </w:p>
                        </w:tc>
                      </w:tr>
                    </w:tbl>
                    <w:p w14:paraId="720AD964" w14:textId="77777777" w:rsidR="006374A2" w:rsidRDefault="006374A2" w:rsidP="00D4156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231840" w14:textId="77777777" w:rsidR="00D41562" w:rsidRPr="00577610" w:rsidRDefault="00D41562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جدول 3:</w:t>
      </w:r>
    </w:p>
    <w:p w14:paraId="47664AA8" w14:textId="4CB540E9" w:rsidR="00D41562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0F198A3" wp14:editId="6A4AA553">
                <wp:extent cx="5916930" cy="2238375"/>
                <wp:effectExtent l="9525" t="6985" r="7620" b="12065"/>
                <wp:docPr id="18454" name="Text Box 18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930" cy="22383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2"/>
                              <w:gridCol w:w="872"/>
                              <w:gridCol w:w="872"/>
                              <w:gridCol w:w="872"/>
                              <w:gridCol w:w="872"/>
                              <w:gridCol w:w="1363"/>
                            </w:tblGrid>
                            <w:tr w:rsidR="006374A2" w:rsidRPr="004C0EBF" w14:paraId="24BC13C9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4360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0D22BA8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 xml:space="preserve">مقاومت </w:t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راه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اندازی در پله یک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085AF6D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رتور</w:t>
                                  </w:r>
                                </w:p>
                              </w:tc>
                            </w:tr>
                            <w:tr w:rsidR="006374A2" w:rsidRPr="004C0EBF" w14:paraId="19A032EB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E4FC7A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5AB565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91D21E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DAB4967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F2BD91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003558E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gram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T(</w:t>
                                  </w:r>
                                  <w:proofErr w:type="spellStart"/>
                                  <w:proofErr w:type="gram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N.m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101E8C11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1CE202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BB4B55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E9DC4F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59A02F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07058E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211079D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N(rpm)</w:t>
                                  </w:r>
                                </w:p>
                              </w:tc>
                            </w:tr>
                            <w:tr w:rsidR="006374A2" w:rsidRPr="004C0EBF" w14:paraId="24D57ABD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EF017A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BC94E3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4C9A1D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65382F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CD4E65F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6E96A8C5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st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  <w:tr w:rsidR="006374A2" w:rsidRPr="004C0EBF" w14:paraId="373BC741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CD2712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04C1D3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308BED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18DF00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D3D558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15068C2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cosφ</w:t>
                                  </w:r>
                                  <w:proofErr w:type="spellEnd"/>
                                </w:p>
                              </w:tc>
                            </w:tr>
                            <w:tr w:rsidR="006374A2" w:rsidRPr="004C0EBF" w14:paraId="06B3ECB7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B57D19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3108AE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CADEC8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758CA3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453917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24FFDC5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in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(W)</w:t>
                                  </w:r>
                                </w:p>
                              </w:tc>
                            </w:tr>
                            <w:tr w:rsidR="006374A2" w:rsidRPr="004C0EBF" w14:paraId="6E7F5E72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F8CE16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AB0EE3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0B0534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776CE30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3D0DEA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7EFA96F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out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(W)</w:t>
                                  </w:r>
                                </w:p>
                              </w:tc>
                            </w:tr>
                            <w:tr w:rsidR="006374A2" w:rsidRPr="004C0EBF" w14:paraId="5AAE5688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757230B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4E81890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70335A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12E7D1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F80EBD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3FE54C56" w14:textId="77777777" w:rsidR="006374A2" w:rsidRPr="004C0EBF" w:rsidRDefault="006374A2" w:rsidP="00D41562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</w:t>
                                  </w:r>
                                  <w:proofErr w:type="gram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%)</w:t>
                                  </w:r>
                                  <w:r w:rsidRPr="004C0EBF">
                                    <w:rPr>
                                      <w:rFonts w:ascii="Cambria" w:hAnsi="Cambria" w:cs="Cambria" w:hint="cs"/>
                                      <w:sz w:val="24"/>
                                      <w:rtl/>
                                      <w:lang w:bidi="fa-IR"/>
                                    </w:rPr>
                                    <w:t>η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6D3A90B2" w14:textId="77777777" w:rsidR="006374A2" w:rsidRDefault="006374A2" w:rsidP="00D4156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F198A3" id="Text Box 18496" o:spid="_x0000_s1175" type="#_x0000_t202" style="width:465.9pt;height:17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2"/>
                        <w:gridCol w:w="872"/>
                        <w:gridCol w:w="872"/>
                        <w:gridCol w:w="872"/>
                        <w:gridCol w:w="872"/>
                        <w:gridCol w:w="1363"/>
                      </w:tblGrid>
                      <w:tr w:rsidR="006374A2" w:rsidRPr="004C0EBF" w14:paraId="24BC13C9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4360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0D22BA8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 xml:space="preserve">مقاومت </w:t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راه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softHyphen/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اندازی در پله یک</w:t>
                            </w: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085AF6D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رتور</w:t>
                            </w:r>
                          </w:p>
                        </w:tc>
                      </w:tr>
                      <w:tr w:rsidR="006374A2" w:rsidRPr="004C0EBF" w14:paraId="19A032EB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E4FC7A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5AB565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91D21E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DAB4967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F2BD91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003558E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T(</w:t>
                            </w:r>
                            <w:proofErr w:type="spellStart"/>
                            <w:proofErr w:type="gram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N.m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101E8C11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1CE202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BB4B55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E9DC4F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59A02F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07058E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211079D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N(rpm)</w:t>
                            </w:r>
                          </w:p>
                        </w:tc>
                      </w:tr>
                      <w:tr w:rsidR="006374A2" w:rsidRPr="004C0EBF" w14:paraId="24D57ABD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EF017A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BC94E3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4C9A1D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65382F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CD4E65F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6E96A8C5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st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  <w:tr w:rsidR="006374A2" w:rsidRPr="004C0EBF" w14:paraId="373BC741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CD2712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04C1D3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308BED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18DF00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D3D558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15068C2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cosφ</w:t>
                            </w:r>
                            <w:proofErr w:type="spellEnd"/>
                          </w:p>
                        </w:tc>
                      </w:tr>
                      <w:tr w:rsidR="006374A2" w:rsidRPr="004C0EBF" w14:paraId="06B3ECB7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B57D19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3108AE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CADEC8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758CA3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453917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24FFDC5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in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(W)</w:t>
                            </w:r>
                          </w:p>
                        </w:tc>
                      </w:tr>
                      <w:tr w:rsidR="006374A2" w:rsidRPr="004C0EBF" w14:paraId="6E7F5E72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F8CE16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AB0EE3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0B0534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776CE30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3D0DEA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7EFA96F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out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(W)</w:t>
                            </w:r>
                          </w:p>
                        </w:tc>
                      </w:tr>
                      <w:tr w:rsidR="006374A2" w:rsidRPr="004C0EBF" w14:paraId="5AAE5688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757230B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4E81890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70335A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12E7D1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F80EBD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3FE54C56" w14:textId="77777777" w:rsidR="006374A2" w:rsidRPr="004C0EBF" w:rsidRDefault="006374A2" w:rsidP="00D41562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</w:t>
                            </w:r>
                            <w:proofErr w:type="gram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%)</w:t>
                            </w:r>
                            <w:r w:rsidRPr="004C0EBF">
                              <w:rPr>
                                <w:rFonts w:ascii="Cambria" w:hAnsi="Cambria" w:cs="Cambria" w:hint="cs"/>
                                <w:sz w:val="24"/>
                                <w:rtl/>
                                <w:lang w:bidi="fa-IR"/>
                              </w:rPr>
                              <w:t>η</w:t>
                            </w:r>
                            <w:proofErr w:type="gramEnd"/>
                          </w:p>
                        </w:tc>
                      </w:tr>
                    </w:tbl>
                    <w:p w14:paraId="6D3A90B2" w14:textId="77777777" w:rsidR="006374A2" w:rsidRDefault="006374A2" w:rsidP="00D4156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41562" w:rsidRPr="00577610">
        <w:rPr>
          <w:rFonts w:asciiTheme="majorBidi" w:hAnsiTheme="majorBidi" w:cs="B Nazanin"/>
          <w:sz w:val="24"/>
          <w:rtl/>
          <w:lang w:bidi="fa-IR"/>
        </w:rPr>
        <w:t>جدول 4:</w:t>
      </w:r>
    </w:p>
    <w:p w14:paraId="3A4AEF2A" w14:textId="21F4EA7E" w:rsidR="00D41562" w:rsidRPr="00577610" w:rsidRDefault="006A2147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531150E" wp14:editId="14A53BD4">
                <wp:extent cx="5859780" cy="2238375"/>
                <wp:effectExtent l="9525" t="13335" r="7620" b="15240"/>
                <wp:docPr id="18453" name="Text Box 18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780" cy="22383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2"/>
                              <w:gridCol w:w="872"/>
                              <w:gridCol w:w="872"/>
                              <w:gridCol w:w="872"/>
                              <w:gridCol w:w="872"/>
                              <w:gridCol w:w="1363"/>
                            </w:tblGrid>
                            <w:tr w:rsidR="006374A2" w:rsidRPr="004C0EBF" w14:paraId="0C2A4064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4360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4959BA3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 xml:space="preserve">مقاومت </w:t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راه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softHyphen/>
                                  </w: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اندازی در پله سه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1248C13F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 w:hint="cs"/>
                                      <w:sz w:val="24"/>
                                      <w:rtl/>
                                      <w:lang w:bidi="fa-IR"/>
                                    </w:rPr>
                                    <w:t>رتور</w:t>
                                  </w:r>
                                </w:p>
                              </w:tc>
                            </w:tr>
                            <w:tr w:rsidR="006374A2" w:rsidRPr="004C0EBF" w14:paraId="27477509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BF5002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113275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6D817C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B1526D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57F5E5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0252385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gram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T(</w:t>
                                  </w:r>
                                  <w:proofErr w:type="spellStart"/>
                                  <w:proofErr w:type="gram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N.m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6374A2" w:rsidRPr="004C0EBF" w14:paraId="43FF1BDC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B61AC8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D252BE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612543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834F82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3321B36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2EEC8D8D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N(rpm)</w:t>
                                  </w:r>
                                </w:p>
                              </w:tc>
                            </w:tr>
                            <w:tr w:rsidR="006374A2" w:rsidRPr="004C0EBF" w14:paraId="122C146E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CDCA54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27BCA2C1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ABC8E6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EB0839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4B47D0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2B2DABFF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st</w:t>
                                  </w:r>
                                  <w:proofErr w:type="spellEnd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  <w:tr w:rsidR="006374A2" w:rsidRPr="004C0EBF" w14:paraId="681BEAA3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0187BA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64D932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9125FC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00F1731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9D927B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2AD5D367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proofErr w:type="spell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cosφ</w:t>
                                  </w:r>
                                  <w:proofErr w:type="spellEnd"/>
                                </w:p>
                              </w:tc>
                            </w:tr>
                            <w:tr w:rsidR="006374A2" w:rsidRPr="004C0EBF" w14:paraId="3C13E7CA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2054F5A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0C1E4E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5976FDA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4EEE9FB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C931FFF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533F3CFF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in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(W)</w:t>
                                  </w:r>
                                </w:p>
                              </w:tc>
                            </w:tr>
                            <w:tr w:rsidR="006374A2" w:rsidRPr="004C0EBF" w14:paraId="75D9E8CD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2B01276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7C13028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69612899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F5F6D04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AE620D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0986077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P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vertAlign w:val="subscript"/>
                                      <w:lang w:bidi="fa-IR"/>
                                    </w:rPr>
                                    <w:t>out</w:t>
                                  </w: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(W)</w:t>
                                  </w:r>
                                </w:p>
                              </w:tc>
                            </w:tr>
                            <w:tr w:rsidR="006374A2" w:rsidRPr="004C0EBF" w14:paraId="52E39D85" w14:textId="77777777" w:rsidTr="00B2103F">
                              <w:trPr>
                                <w:trHeight w:val="334"/>
                                <w:jc w:val="center"/>
                              </w:trPr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43C4E8A0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41D082E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8CFC68C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7600A9D2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2" w:type="dxa"/>
                                  <w:shd w:val="clear" w:color="auto" w:fill="auto"/>
                                  <w:vAlign w:val="center"/>
                                </w:tcPr>
                                <w:p w14:paraId="127FC9A3" w14:textId="77777777" w:rsidR="006374A2" w:rsidRPr="004C0EBF" w:rsidRDefault="006374A2" w:rsidP="00D41562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3" w:type="dxa"/>
                                  <w:shd w:val="clear" w:color="auto" w:fill="auto"/>
                                  <w:vAlign w:val="center"/>
                                </w:tcPr>
                                <w:p w14:paraId="4B673EDE" w14:textId="77777777" w:rsidR="006374A2" w:rsidRPr="004C0EBF" w:rsidRDefault="006374A2" w:rsidP="00D41562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 xml:space="preserve"> (</w:t>
                                  </w:r>
                                  <w:proofErr w:type="gramStart"/>
                                  <w:r w:rsidRPr="004C0EBF"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%)</w:t>
                                  </w:r>
                                  <w:r w:rsidRPr="004C0EBF">
                                    <w:rPr>
                                      <w:rFonts w:ascii="Cambria" w:hAnsi="Cambria" w:cs="Cambria" w:hint="cs"/>
                                      <w:sz w:val="24"/>
                                      <w:rtl/>
                                      <w:lang w:bidi="fa-IR"/>
                                    </w:rPr>
                                    <w:t>η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011ECD1D" w14:textId="77777777" w:rsidR="006374A2" w:rsidRDefault="006374A2" w:rsidP="00D4156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31150E" id="Text Box 18497" o:spid="_x0000_s1176" type="#_x0000_t202" style="width:461.4pt;height:17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2"/>
                        <w:gridCol w:w="872"/>
                        <w:gridCol w:w="872"/>
                        <w:gridCol w:w="872"/>
                        <w:gridCol w:w="872"/>
                        <w:gridCol w:w="1363"/>
                      </w:tblGrid>
                      <w:tr w:rsidR="006374A2" w:rsidRPr="004C0EBF" w14:paraId="0C2A4064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4360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4959BA3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 xml:space="preserve">مقاومت </w:t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راه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softHyphen/>
                            </w: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اندازی در پله سه</w:t>
                            </w: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1248C13F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 w:hint="cs"/>
                                <w:sz w:val="24"/>
                                <w:rtl/>
                                <w:lang w:bidi="fa-IR"/>
                              </w:rPr>
                              <w:t>رتور</w:t>
                            </w:r>
                          </w:p>
                        </w:tc>
                      </w:tr>
                      <w:tr w:rsidR="006374A2" w:rsidRPr="004C0EBF" w14:paraId="27477509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BF5002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113275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6D817C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B1526D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57F5E5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0252385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T(</w:t>
                            </w:r>
                            <w:proofErr w:type="spellStart"/>
                            <w:proofErr w:type="gram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N.m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)</w:t>
                            </w:r>
                          </w:p>
                        </w:tc>
                      </w:tr>
                      <w:tr w:rsidR="006374A2" w:rsidRPr="004C0EBF" w14:paraId="43FF1BDC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B61AC8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D252BE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612543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834F82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3321B36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2EEC8D8D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N(rpm)</w:t>
                            </w:r>
                          </w:p>
                        </w:tc>
                      </w:tr>
                      <w:tr w:rsidR="006374A2" w:rsidRPr="004C0EBF" w14:paraId="122C146E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CDCA54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27BCA2C1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ABC8E6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EB0839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4B47D0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2B2DABFF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st</w:t>
                            </w:r>
                            <w:proofErr w:type="spellEnd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(a)</w:t>
                            </w:r>
                          </w:p>
                        </w:tc>
                      </w:tr>
                      <w:tr w:rsidR="006374A2" w:rsidRPr="004C0EBF" w14:paraId="681BEAA3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0187BA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64D932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9125FC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00F1731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9D927B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2AD5D367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proofErr w:type="spell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cosφ</w:t>
                            </w:r>
                            <w:proofErr w:type="spellEnd"/>
                          </w:p>
                        </w:tc>
                      </w:tr>
                      <w:tr w:rsidR="006374A2" w:rsidRPr="004C0EBF" w14:paraId="3C13E7CA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2054F5A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0C1E4E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5976FDA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4EEE9FB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C931FFF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533F3CFF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in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(W)</w:t>
                            </w:r>
                          </w:p>
                        </w:tc>
                      </w:tr>
                      <w:tr w:rsidR="006374A2" w:rsidRPr="004C0EBF" w14:paraId="75D9E8CD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2B01276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7C13028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69612899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F5F6D04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AE620D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0986077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P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vertAlign w:val="subscript"/>
                                <w:lang w:bidi="fa-IR"/>
                              </w:rPr>
                              <w:t>out</w:t>
                            </w: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(W)</w:t>
                            </w:r>
                          </w:p>
                        </w:tc>
                      </w:tr>
                      <w:tr w:rsidR="006374A2" w:rsidRPr="004C0EBF" w14:paraId="52E39D85" w14:textId="77777777" w:rsidTr="00B2103F">
                        <w:trPr>
                          <w:trHeight w:val="334"/>
                          <w:jc w:val="center"/>
                        </w:trPr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43C4E8A0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41D082E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8CFC68C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7600A9D2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872" w:type="dxa"/>
                            <w:shd w:val="clear" w:color="auto" w:fill="auto"/>
                            <w:vAlign w:val="center"/>
                          </w:tcPr>
                          <w:p w14:paraId="127FC9A3" w14:textId="77777777" w:rsidR="006374A2" w:rsidRPr="004C0EBF" w:rsidRDefault="006374A2" w:rsidP="00D41562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363" w:type="dxa"/>
                            <w:shd w:val="clear" w:color="auto" w:fill="auto"/>
                            <w:vAlign w:val="center"/>
                          </w:tcPr>
                          <w:p w14:paraId="4B673EDE" w14:textId="77777777" w:rsidR="006374A2" w:rsidRPr="004C0EBF" w:rsidRDefault="006374A2" w:rsidP="00D41562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 xml:space="preserve"> (</w:t>
                            </w:r>
                            <w:proofErr w:type="gramStart"/>
                            <w:r w:rsidRPr="004C0EBF"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%)</w:t>
                            </w:r>
                            <w:r w:rsidRPr="004C0EBF">
                              <w:rPr>
                                <w:rFonts w:ascii="Cambria" w:hAnsi="Cambria" w:cs="Cambria" w:hint="cs"/>
                                <w:sz w:val="24"/>
                                <w:rtl/>
                                <w:lang w:bidi="fa-IR"/>
                              </w:rPr>
                              <w:t>η</w:t>
                            </w:r>
                            <w:proofErr w:type="gramEnd"/>
                          </w:p>
                        </w:tc>
                      </w:tr>
                    </w:tbl>
                    <w:p w14:paraId="011ECD1D" w14:textId="77777777" w:rsidR="006374A2" w:rsidRDefault="006374A2" w:rsidP="00D4156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C5F9D1" w14:textId="77777777" w:rsidR="00B567C3" w:rsidRPr="00577610" w:rsidRDefault="00B567C3" w:rsidP="009F5B49">
      <w:pPr>
        <w:pStyle w:val="ListParagraph"/>
        <w:ind w:left="0"/>
        <w:jc w:val="both"/>
        <w:rPr>
          <w:rFonts w:asciiTheme="majorBidi" w:hAnsiTheme="majorBidi" w:cs="B Nazanin"/>
          <w:sz w:val="24"/>
          <w:lang w:bidi="fa-IR"/>
        </w:rPr>
      </w:pPr>
    </w:p>
    <w:p w14:paraId="310DC5C8" w14:textId="77777777" w:rsidR="009F5B49" w:rsidRPr="00577610" w:rsidRDefault="009F5B49" w:rsidP="009F5B49">
      <w:pPr>
        <w:pStyle w:val="ListParagraph"/>
        <w:ind w:left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تاثیر افزایش مقاومت رتور را بر مقادیر مشاهده شده بررسی کنید.</w:t>
      </w:r>
    </w:p>
    <w:p w14:paraId="786950FC" w14:textId="0A72EAD9" w:rsidR="00AF66D1" w:rsidRPr="00577610" w:rsidRDefault="006A2147" w:rsidP="00AF66D1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05497D9B" wp14:editId="353341DF">
                <wp:extent cx="5892800" cy="965200"/>
                <wp:effectExtent l="9525" t="10160" r="12700" b="15240"/>
                <wp:docPr id="18452" name="Text Box 18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965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EF730" w14:textId="77777777" w:rsidR="006374A2" w:rsidRPr="00302672" w:rsidRDefault="006374A2" w:rsidP="009F5B49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497D9B" id="Text Box 18498" o:spid="_x0000_s1176" type="#_x0000_t202" style="width:464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" fillcolor="white [3201]" strokecolor="#70ad47 [3209]" strokeweight="1pt">
                <v:textbox>
                  <w:txbxContent>
                    <w:p w14:paraId="096EF730" w14:textId="77777777" w:rsidR="006374A2" w:rsidRPr="00302672" w:rsidRDefault="006374A2" w:rsidP="009F5B49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F66D1" w:rsidRPr="00577610">
        <w:rPr>
          <w:rFonts w:asciiTheme="majorBidi" w:hAnsiTheme="majorBidi" w:cs="B Nazanin"/>
          <w:sz w:val="24"/>
          <w:rtl/>
          <w:lang w:bidi="fa-IR"/>
        </w:rPr>
        <w:t>موتور را خاموش نمایید. گشتاور سرو را در مقدار 3 نیوتن متر قرار دهید. برای حالتی که سیم</w:t>
      </w:r>
      <w:r w:rsidR="00AF66D1" w:rsidRPr="00577610">
        <w:rPr>
          <w:rFonts w:asciiTheme="majorBidi" w:hAnsiTheme="majorBidi" w:cs="B Nazanin"/>
          <w:sz w:val="24"/>
          <w:rtl/>
          <w:lang w:bidi="fa-IR"/>
        </w:rPr>
        <w:softHyphen/>
        <w:t>پیچ رتور اتصال کوتاه است، موتور را راه</w:t>
      </w:r>
      <w:r w:rsidR="00AF66D1" w:rsidRPr="00577610">
        <w:rPr>
          <w:rFonts w:asciiTheme="majorBidi" w:hAnsiTheme="majorBidi" w:cs="B Nazanin"/>
          <w:sz w:val="24"/>
          <w:rtl/>
          <w:lang w:bidi="fa-IR"/>
        </w:rPr>
        <w:softHyphen/>
        <w:t>اندازی کنید. سپس برای مقاومت راه</w:t>
      </w:r>
      <w:r w:rsidR="00AF66D1" w:rsidRPr="00577610">
        <w:rPr>
          <w:rFonts w:asciiTheme="majorBidi" w:hAnsiTheme="majorBidi" w:cs="B Nazanin"/>
          <w:sz w:val="24"/>
          <w:rtl/>
          <w:lang w:bidi="fa-IR"/>
        </w:rPr>
        <w:softHyphen/>
        <w:t>اندازی 1و3 این کار را تکرار نمایید. مشاهده خود را با توجه به منحنی</w:t>
      </w:r>
      <w:r w:rsidR="00AF66D1" w:rsidRPr="00577610">
        <w:rPr>
          <w:rFonts w:asciiTheme="majorBidi" w:hAnsiTheme="majorBidi" w:cs="B Nazanin"/>
          <w:sz w:val="24"/>
          <w:rtl/>
          <w:lang w:bidi="fa-IR"/>
        </w:rPr>
        <w:softHyphen/>
        <w:t>های گشتاور سرعت بدست آمده در بخش قبل تحلیل نمایید.</w:t>
      </w:r>
    </w:p>
    <w:p w14:paraId="7B54D0C0" w14:textId="543BF149" w:rsidR="00AF66D1" w:rsidRPr="00577610" w:rsidRDefault="006A2147" w:rsidP="006E18C0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7F4C818" wp14:editId="6F5613A1">
                <wp:extent cx="5892800" cy="965200"/>
                <wp:effectExtent l="9525" t="10160" r="12700" b="15240"/>
                <wp:docPr id="18450" name="Text Box 18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965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FF695" w14:textId="77777777" w:rsidR="006374A2" w:rsidRPr="00302672" w:rsidRDefault="006374A2" w:rsidP="00AF66D1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F4C818" id="Text Box 18499" o:spid="_x0000_s1177" type="#_x0000_t202" style="width:464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" fillcolor="white [3201]" strokecolor="#70ad47 [3209]" strokeweight="1pt">
                <v:textbox>
                  <w:txbxContent>
                    <w:p w14:paraId="056FF695" w14:textId="77777777" w:rsidR="006374A2" w:rsidRPr="00302672" w:rsidRDefault="006374A2" w:rsidP="00AF66D1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D943AB" w14:textId="77777777" w:rsidR="008757CD" w:rsidRPr="00577610" w:rsidRDefault="008757CD" w:rsidP="006E18C0">
      <w:pPr>
        <w:pStyle w:val="ListParagraph"/>
        <w:ind w:left="0"/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Cs/>
          <w:sz w:val="24"/>
          <w:rtl/>
          <w:lang w:bidi="fa-IR"/>
        </w:rPr>
        <w:t>6-6 پرسش و محاسبه</w:t>
      </w:r>
    </w:p>
    <w:p w14:paraId="4D05E2F1" w14:textId="77777777" w:rsidR="00782C32" w:rsidRPr="00577610" w:rsidRDefault="00782C32" w:rsidP="00782C32">
      <w:pPr>
        <w:pStyle w:val="ListParagraph"/>
        <w:ind w:left="0"/>
        <w:contextualSpacing w:val="0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(مشاهدات شما بایستی با منحنی های زیر منطبق باشد. می توانید برای پاسخگویی از شکل زیر نیز استفاده کنید)</w:t>
      </w:r>
    </w:p>
    <w:p w14:paraId="75E02013" w14:textId="77777777" w:rsidR="00782C32" w:rsidRPr="00577610" w:rsidRDefault="00782C32" w:rsidP="00782C32">
      <w:pPr>
        <w:pStyle w:val="ListParagraph"/>
        <w:ind w:left="0"/>
        <w:contextualSpacing w:val="0"/>
        <w:jc w:val="center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noProof/>
          <w:sz w:val="24"/>
          <w:rtl/>
        </w:rPr>
        <w:drawing>
          <wp:inline distT="0" distB="0" distL="0" distR="0" wp14:anchorId="02D1CFD1" wp14:editId="461E3960">
            <wp:extent cx="2905125" cy="2601806"/>
            <wp:effectExtent l="0" t="0" r="0" b="8255"/>
            <wp:docPr id="18504" name="Picture 18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408" cy="262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61A7" w14:textId="77777777" w:rsidR="008757CD" w:rsidRPr="00577610" w:rsidRDefault="008757CD" w:rsidP="006A2E52">
      <w:pPr>
        <w:pStyle w:val="ListParagraph"/>
        <w:numPr>
          <w:ilvl w:val="0"/>
          <w:numId w:val="15"/>
        </w:numPr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با توجه به منحنی های 6-5-6 تاثیر تغییر مقاومت رتور بر سرعت حالت کار دائم چگونه است؟ چرا؟ </w:t>
      </w:r>
    </w:p>
    <w:p w14:paraId="2B1E1B1C" w14:textId="1B3993AC" w:rsidR="008757CD" w:rsidRPr="00577610" w:rsidRDefault="006A2147" w:rsidP="006E18C0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08BF76A" wp14:editId="281726D5">
                <wp:extent cx="5892800" cy="1393190"/>
                <wp:effectExtent l="9525" t="15240" r="12700" b="10795"/>
                <wp:docPr id="18449" name="Text Box 18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931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F8F6F" w14:textId="77777777" w:rsidR="006374A2" w:rsidRPr="00302672" w:rsidRDefault="006374A2" w:rsidP="008757CD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8BF76A" id="Text Box 18501" o:spid="_x0000_s1178" type="#_x0000_t202" style="width:464pt;height:10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" fillcolor="white [3201]" strokecolor="#70ad47 [3209]" strokeweight="1pt">
                <v:textbox>
                  <w:txbxContent>
                    <w:p w14:paraId="1F6F8F6F" w14:textId="77777777" w:rsidR="006374A2" w:rsidRPr="00302672" w:rsidRDefault="006374A2" w:rsidP="008757CD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02DA0A" w14:textId="77777777" w:rsidR="008757CD" w:rsidRPr="00577610" w:rsidRDefault="008757CD" w:rsidP="006E18C0">
      <w:pPr>
        <w:pStyle w:val="ListParagraph"/>
        <w:numPr>
          <w:ilvl w:val="0"/>
          <w:numId w:val="15"/>
        </w:numPr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با توجه به پاسخ سؤال قبل، فکر می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کنید که سرعت موتورهای القایی رتور سیم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پیچی شده را چگونه می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توان با مقاومت رتور کنترل کرد؟ عیب این روش چیست؟</w:t>
      </w:r>
    </w:p>
    <w:p w14:paraId="31737572" w14:textId="40F4DD4C" w:rsidR="008757CD" w:rsidRPr="00577610" w:rsidRDefault="006A2147" w:rsidP="006E18C0">
      <w:pPr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500C588B" wp14:editId="0558F67D">
                <wp:extent cx="5892800" cy="1263015"/>
                <wp:effectExtent l="9525" t="10160" r="12700" b="12700"/>
                <wp:docPr id="18448" name="Text Box 18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2630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A4143" w14:textId="77777777" w:rsidR="006374A2" w:rsidRPr="00302672" w:rsidRDefault="006374A2" w:rsidP="008757CD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0C588B" id="Text Box 18502" o:spid="_x0000_s1179" type="#_x0000_t202" style="width:464pt;height:9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" fillcolor="white [3201]" strokecolor="#70ad47 [3209]" strokeweight="1pt">
                <v:textbox>
                  <w:txbxContent>
                    <w:p w14:paraId="0FDA4143" w14:textId="77777777" w:rsidR="006374A2" w:rsidRPr="00302672" w:rsidRDefault="006374A2" w:rsidP="008757CD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6D58A7" w14:textId="77777777" w:rsidR="008757CD" w:rsidRPr="00577610" w:rsidRDefault="008757CD" w:rsidP="005E3AAD">
      <w:pPr>
        <w:pStyle w:val="ListParagraph"/>
        <w:numPr>
          <w:ilvl w:val="0"/>
          <w:numId w:val="15"/>
        </w:numPr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با مقایسه منحنی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های گشتاور- سرعت موتور القایی به ازای مقاومت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های مختلف رتور</w:t>
      </w:r>
      <w:r w:rsidR="003D3945" w:rsidRPr="00577610">
        <w:rPr>
          <w:rFonts w:asciiTheme="majorBidi" w:hAnsiTheme="majorBidi" w:cs="B Nazanin"/>
          <w:sz w:val="24"/>
          <w:rtl/>
          <w:lang w:bidi="fa-IR"/>
        </w:rPr>
        <w:t>،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چه کمیتی در </w:t>
      </w:r>
      <w:r w:rsidR="005E3AAD" w:rsidRPr="00577610">
        <w:rPr>
          <w:rFonts w:asciiTheme="majorBidi" w:hAnsiTheme="majorBidi" w:cs="B Nazanin"/>
          <w:sz w:val="24"/>
          <w:rtl/>
          <w:lang w:bidi="fa-IR"/>
        </w:rPr>
        <w:t>همه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منحنی </w:t>
      </w:r>
      <w:r w:rsidR="005E3AAD" w:rsidRPr="00577610">
        <w:rPr>
          <w:rFonts w:asciiTheme="majorBidi" w:hAnsiTheme="majorBidi" w:cs="B Nazanin"/>
          <w:sz w:val="24"/>
          <w:rtl/>
          <w:lang w:bidi="fa-IR"/>
        </w:rPr>
        <w:t xml:space="preserve"> ها </w:t>
      </w:r>
      <w:r w:rsidRPr="00577610">
        <w:rPr>
          <w:rFonts w:asciiTheme="majorBidi" w:hAnsiTheme="majorBidi" w:cs="B Nazanin"/>
          <w:sz w:val="24"/>
          <w:rtl/>
          <w:lang w:bidi="fa-IR"/>
        </w:rPr>
        <w:t>ثابت می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ماند؟ چرا؟</w:t>
      </w:r>
    </w:p>
    <w:p w14:paraId="3EEEC806" w14:textId="7BAC7503" w:rsidR="006E18C0" w:rsidRPr="00577610" w:rsidRDefault="006A2147" w:rsidP="006E18C0">
      <w:pPr>
        <w:pStyle w:val="ListParagraph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7796465" wp14:editId="02D9E17F">
                <wp:extent cx="5892800" cy="1393190"/>
                <wp:effectExtent l="9525" t="13335" r="12700" b="12700"/>
                <wp:docPr id="18447" name="Text Box 18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931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A3C3F" w14:textId="77777777" w:rsidR="006374A2" w:rsidRPr="00302672" w:rsidRDefault="006374A2" w:rsidP="006E18C0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796465" id="Text Box 18503" o:spid="_x0000_s1180" type="#_x0000_t202" style="width:464pt;height:10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" fillcolor="white [3201]" strokecolor="#70ad47 [3209]" strokeweight="1pt">
                <v:textbox>
                  <w:txbxContent>
                    <w:p w14:paraId="680A3C3F" w14:textId="77777777" w:rsidR="006374A2" w:rsidRPr="00302672" w:rsidRDefault="006374A2" w:rsidP="006E18C0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7C6159" w14:textId="77777777" w:rsidR="008757CD" w:rsidRPr="00577610" w:rsidRDefault="008757CD" w:rsidP="00782C32">
      <w:pPr>
        <w:pStyle w:val="ListParagraph"/>
        <w:numPr>
          <w:ilvl w:val="0"/>
          <w:numId w:val="15"/>
        </w:numPr>
        <w:ind w:left="0" w:firstLine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با توجه به منحنی هایی که از بند </w:t>
      </w:r>
      <w:r w:rsidR="00782C32" w:rsidRPr="00577610">
        <w:rPr>
          <w:rFonts w:asciiTheme="majorBidi" w:hAnsiTheme="majorBidi" w:cs="B Nazanin"/>
          <w:sz w:val="24"/>
          <w:rtl/>
          <w:lang w:bidi="fa-IR"/>
        </w:rPr>
        <w:t>6</w:t>
      </w:r>
      <w:r w:rsidRPr="00577610">
        <w:rPr>
          <w:rFonts w:asciiTheme="majorBidi" w:hAnsiTheme="majorBidi" w:cs="B Nazanin"/>
          <w:sz w:val="24"/>
          <w:rtl/>
          <w:lang w:bidi="fa-IR"/>
        </w:rPr>
        <w:t>-5-7 به دست آوردید، تاثیر کاهش دامنه ولتاژ آرمیچر را بر روی جریان آرمیچر و مشخصه خروجی موتور القایی توضیح دهید.</w:t>
      </w:r>
    </w:p>
    <w:p w14:paraId="63AF84FF" w14:textId="3329B715" w:rsidR="006A2E52" w:rsidRPr="00577610" w:rsidRDefault="006A2147" w:rsidP="006A2E52">
      <w:pPr>
        <w:pStyle w:val="ListParagraph"/>
        <w:ind w:left="0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2C09B22" wp14:editId="702E16B3">
                <wp:extent cx="5892800" cy="1556385"/>
                <wp:effectExtent l="9525" t="6985" r="12700" b="8255"/>
                <wp:docPr id="18446" name="Text Box 18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5563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0B16D" w14:textId="77777777" w:rsidR="006374A2" w:rsidRPr="00302672" w:rsidRDefault="006374A2" w:rsidP="006A2E52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C09B22" id="Text Box 18505" o:spid="_x0000_s1181" type="#_x0000_t202" style="width:464pt;height:1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" fillcolor="white [3201]" strokecolor="#70ad47 [3209]" strokeweight="1pt">
                <v:textbox>
                  <w:txbxContent>
                    <w:p w14:paraId="48F0B16D" w14:textId="77777777" w:rsidR="006374A2" w:rsidRPr="00302672" w:rsidRDefault="006374A2" w:rsidP="006A2E52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F8E1987" w14:textId="77777777" w:rsidR="00782C32" w:rsidRPr="00577610" w:rsidRDefault="00782C32" w:rsidP="00AF66D1">
      <w:pPr>
        <w:jc w:val="both"/>
        <w:rPr>
          <w:rFonts w:asciiTheme="majorBidi" w:hAnsiTheme="majorBidi" w:cs="B Nazanin"/>
          <w:sz w:val="24"/>
          <w:rtl/>
          <w:lang w:bidi="fa-IR"/>
        </w:rPr>
        <w:sectPr w:rsidR="00782C32" w:rsidRPr="00577610" w:rsidSect="00885181">
          <w:headerReference w:type="default" r:id="rId51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</w:p>
    <w:p w14:paraId="697649A6" w14:textId="77777777" w:rsidR="00782C32" w:rsidRPr="00577610" w:rsidRDefault="00782C32">
      <w:pPr>
        <w:bidi w:val="0"/>
        <w:spacing w:after="160" w:line="259" w:lineRule="auto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br w:type="page"/>
      </w:r>
    </w:p>
    <w:p w14:paraId="79F45DF0" w14:textId="77777777" w:rsidR="00782C32" w:rsidRPr="00577610" w:rsidRDefault="00782C32" w:rsidP="00782C32">
      <w:pPr>
        <w:pStyle w:val="ListParagraph"/>
        <w:contextualSpacing w:val="0"/>
        <w:jc w:val="both"/>
        <w:rPr>
          <w:rFonts w:asciiTheme="majorBidi" w:hAnsiTheme="majorBidi" w:cs="B Nazanin"/>
          <w:sz w:val="24"/>
          <w:lang w:bidi="fa-IR"/>
        </w:rPr>
      </w:pPr>
    </w:p>
    <w:p w14:paraId="2EC4AAF6" w14:textId="77777777" w:rsidR="00782C32" w:rsidRPr="00577610" w:rsidRDefault="00782C32" w:rsidP="00782C32">
      <w:pPr>
        <w:pStyle w:val="ListParagraph"/>
        <w:contextualSpacing w:val="0"/>
        <w:jc w:val="both"/>
        <w:rPr>
          <w:rFonts w:asciiTheme="majorBidi" w:hAnsiTheme="majorBidi" w:cs="B Nazanin"/>
          <w:sz w:val="24"/>
          <w:lang w:bidi="fa-IR"/>
        </w:rPr>
      </w:pPr>
    </w:p>
    <w:p w14:paraId="49DF7310" w14:textId="77777777" w:rsidR="00782C32" w:rsidRPr="00577610" w:rsidRDefault="00782C32" w:rsidP="00782C32">
      <w:pPr>
        <w:pStyle w:val="ListParagraph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bCs/>
          <w:noProof/>
          <w:sz w:val="24"/>
          <w:rtl/>
        </w:rPr>
        <w:drawing>
          <wp:anchor distT="0" distB="0" distL="114300" distR="114300" simplePos="0" relativeHeight="251671552" behindDoc="1" locked="0" layoutInCell="1" allowOverlap="1" wp14:anchorId="5AFFC88A" wp14:editId="21BD4B3F">
            <wp:simplePos x="0" y="0"/>
            <wp:positionH relativeFrom="margin">
              <wp:align>center</wp:align>
            </wp:positionH>
            <wp:positionV relativeFrom="paragraph">
              <wp:posOffset>195262</wp:posOffset>
            </wp:positionV>
            <wp:extent cx="3528060" cy="5039995"/>
            <wp:effectExtent l="6032" t="0" r="2223" b="2222"/>
            <wp:wrapNone/>
            <wp:docPr id="18506" name="Picture 18506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4E0288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77C3ED73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32795102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732599DB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048C687D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99135B1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72C57634" w14:textId="77777777" w:rsidR="00782C32" w:rsidRPr="00577610" w:rsidRDefault="00782C32" w:rsidP="00782C32">
      <w:pPr>
        <w:jc w:val="center"/>
        <w:rPr>
          <w:rFonts w:asciiTheme="majorBidi" w:hAnsiTheme="majorBidi" w:cs="B Nazanin"/>
          <w:bCs/>
          <w:sz w:val="24"/>
          <w:lang w:bidi="fa-IR"/>
        </w:rPr>
      </w:pPr>
    </w:p>
    <w:p w14:paraId="1C549DDB" w14:textId="77777777" w:rsidR="00782C32" w:rsidRPr="00577610" w:rsidRDefault="00782C32" w:rsidP="00782C32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آزمايش7:</w:t>
      </w:r>
    </w:p>
    <w:p w14:paraId="7538A2DD" w14:textId="77777777" w:rsidR="00782C32" w:rsidRPr="00577610" w:rsidRDefault="00782C32" w:rsidP="00782C32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8CCDCFE" w14:textId="77777777" w:rsidR="00782C32" w:rsidRPr="00577610" w:rsidRDefault="00782C32" w:rsidP="00782C32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راه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>اندازی، به‌دست آوردن پارامترها</w:t>
      </w:r>
    </w:p>
    <w:p w14:paraId="0646B48C" w14:textId="77777777" w:rsidR="00782C32" w:rsidRPr="00577610" w:rsidRDefault="00782C32" w:rsidP="00782C32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و مشخصه خروجی موتور القايی قفس سنجابی</w:t>
      </w:r>
    </w:p>
    <w:p w14:paraId="61892225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64EFC3A0" w14:textId="77777777" w:rsidR="00782C32" w:rsidRPr="00577610" w:rsidRDefault="00782C32" w:rsidP="00782C32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5D30B753" w14:textId="77777777" w:rsidR="00782C32" w:rsidRPr="00577610" w:rsidRDefault="00782C32" w:rsidP="00782C32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30F5E211" w14:textId="77777777" w:rsidR="008757CD" w:rsidRPr="00577610" w:rsidRDefault="008757CD" w:rsidP="00AF66D1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63EE63C4" w14:textId="77777777" w:rsidR="00AF66D1" w:rsidRPr="00577610" w:rsidRDefault="00AF66D1" w:rsidP="00C02456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4B763BE1" w14:textId="77777777" w:rsidR="00782C32" w:rsidRPr="00577610" w:rsidRDefault="00782C32">
      <w:pPr>
        <w:bidi w:val="0"/>
        <w:spacing w:after="160" w:line="259" w:lineRule="auto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br w:type="page"/>
      </w:r>
    </w:p>
    <w:p w14:paraId="11E4133D" w14:textId="77777777" w:rsidR="00782C32" w:rsidRPr="00577610" w:rsidRDefault="00782C32" w:rsidP="00782C32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lastRenderedPageBreak/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75C2BF3B" w14:textId="77777777" w:rsidR="00782C32" w:rsidRPr="00577610" w:rsidRDefault="00782C32" w:rsidP="00782C32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report_7_student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4B2F43DA" w14:textId="77777777" w:rsidR="00782C32" w:rsidRPr="00577610" w:rsidRDefault="00782C32" w:rsidP="00782C32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نام و شماره دانشجویی اعضای گروه:</w:t>
      </w:r>
    </w:p>
    <w:p w14:paraId="6F4AE120" w14:textId="07A78930" w:rsidR="00782C32" w:rsidRPr="00577610" w:rsidRDefault="006A2147" w:rsidP="00782C32">
      <w:pPr>
        <w:ind w:hanging="270"/>
        <w:rPr>
          <w:rFonts w:asciiTheme="majorBidi" w:hAnsiTheme="majorBidi" w:cs="B Nazanin"/>
          <w:sz w:val="20"/>
          <w:szCs w:val="20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5FC860D" wp14:editId="0B4F98DA">
                <wp:extent cx="5866765" cy="601345"/>
                <wp:effectExtent l="9525" t="12065" r="10160" b="15240"/>
                <wp:docPr id="18445" name="Text Box 18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6765" cy="601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8BE28" w14:textId="77777777" w:rsidR="006374A2" w:rsidRDefault="006374A2" w:rsidP="00782C32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FC860D" id="Text Box 18508" o:spid="_x0000_s1182" type="#_x0000_t202" style="width:461.95pt;height: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" fillcolor="white [3201]" strokecolor="black [3213]" strokeweight="1pt">
                <v:textbox>
                  <w:txbxContent>
                    <w:p w14:paraId="4E48BE28" w14:textId="77777777" w:rsidR="006374A2" w:rsidRDefault="006374A2" w:rsidP="00782C32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AB8E26" w14:textId="77777777" w:rsidR="00782C32" w:rsidRPr="00577610" w:rsidRDefault="00450B32" w:rsidP="00782C32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>7-5</w:t>
      </w:r>
      <w:r w:rsidR="00782C32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مقادیر نامی</w:t>
      </w:r>
    </w:p>
    <w:p w14:paraId="1E7915A8" w14:textId="0720321C" w:rsidR="00782C32" w:rsidRPr="00577610" w:rsidRDefault="006A2147" w:rsidP="00782C32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316BD59" wp14:editId="1FD9F1DB">
                <wp:extent cx="5765165" cy="727075"/>
                <wp:effectExtent l="9525" t="8255" r="6985" b="7620"/>
                <wp:docPr id="18444" name="Text Box 18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165" cy="727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56"/>
                              <w:gridCol w:w="1188"/>
                              <w:gridCol w:w="1203"/>
                              <w:gridCol w:w="1525"/>
                              <w:gridCol w:w="1281"/>
                              <w:gridCol w:w="1285"/>
                              <w:gridCol w:w="1281"/>
                            </w:tblGrid>
                            <w:tr w:rsidR="006374A2" w:rsidRPr="00231F14" w14:paraId="39595A62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956" w:type="dxa"/>
                                </w:tcPr>
                                <w:p w14:paraId="28FC847B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توان </w:t>
                                  </w: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>نامی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</w:tcPr>
                                <w:p w14:paraId="7A732A3D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ولتاژ نامی </w:t>
                                  </w:r>
                                  <w:r w:rsidRPr="00231F14">
                                    <w:rPr>
                                      <w:rFonts w:cs="B Nazanin"/>
                                      <w:sz w:val="22"/>
                                      <w:szCs w:val="24"/>
                                      <w:lang w:bidi="fa-IR"/>
                                    </w:rPr>
                                    <w:t>Y</w:t>
                                  </w: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2F2851E9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ولتاژ نامی </w:t>
                                  </w:r>
                                  <w:r w:rsidRPr="00231F14">
                                    <w:rPr>
                                      <w:rFonts w:cs="B Nazanin"/>
                                      <w:sz w:val="22"/>
                                      <w:szCs w:val="24"/>
                                      <w:lang w:bidi="fa-IR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38DB12EA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>جریان نامی</w:t>
                                  </w:r>
                                  <w:r w:rsidRPr="00231F14">
                                    <w:rPr>
                                      <w:rFonts w:cs="B Nazanin"/>
                                      <w:sz w:val="22"/>
                                      <w:szCs w:val="24"/>
                                      <w:lang w:bidi="fa-IR"/>
                                    </w:rPr>
                                    <w:t xml:space="preserve"> Y</w:t>
                                  </w: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14:paraId="4771687C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>جریان نامی</w:t>
                                  </w:r>
                                  <w:r w:rsidRPr="00231F14">
                                    <w:rPr>
                                      <w:rFonts w:cs="B Nazanin"/>
                                      <w:sz w:val="22"/>
                                      <w:szCs w:val="24"/>
                                      <w:lang w:bidi="fa-IR"/>
                                    </w:rPr>
                                    <w:t xml:space="preserve"> D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 w14:paraId="64C22FD7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>سرعت نامی</w:t>
                                  </w: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14:paraId="08B2404C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231F14">
                                    <w:rPr>
                                      <w:rFonts w:cs="B Nazanin" w:hint="cs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  <w:t>ضریب توان</w:t>
                                  </w:r>
                                </w:p>
                              </w:tc>
                            </w:tr>
                            <w:tr w:rsidR="006374A2" w:rsidRPr="00231F14" w14:paraId="0152985E" w14:textId="77777777" w:rsidTr="00B2103F">
                              <w:trPr>
                                <w:jc w:val="center"/>
                              </w:trPr>
                              <w:tc>
                                <w:tcPr>
                                  <w:tcW w:w="956" w:type="dxa"/>
                                </w:tcPr>
                                <w:p w14:paraId="33ED32FA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</w:tcPr>
                                <w:p w14:paraId="2DC95E56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2134E7F4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05B345E6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14:paraId="498D3C41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 w14:paraId="4A4D7031" w14:textId="77777777" w:rsidR="006374A2" w:rsidRPr="00231F14" w:rsidRDefault="006374A2" w:rsidP="00782C32">
                                  <w:pPr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1" w:type="dxa"/>
                                </w:tcPr>
                                <w:p w14:paraId="17D5D4D4" w14:textId="77777777" w:rsidR="006374A2" w:rsidRPr="00231F14" w:rsidRDefault="006374A2" w:rsidP="00782C32">
                                  <w:pPr>
                                    <w:keepNext/>
                                    <w:jc w:val="both"/>
                                    <w:rPr>
                                      <w:rFonts w:cs="B Nazanin"/>
                                      <w:sz w:val="22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AC0F56" w14:textId="77777777" w:rsidR="006374A2" w:rsidRDefault="006374A2" w:rsidP="00782C3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16BD59" id="Text Box 18509" o:spid="_x0000_s1184" type="#_x0000_t202" style="width:453.95pt;height:5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56"/>
                        <w:gridCol w:w="1188"/>
                        <w:gridCol w:w="1203"/>
                        <w:gridCol w:w="1525"/>
                        <w:gridCol w:w="1281"/>
                        <w:gridCol w:w="1285"/>
                        <w:gridCol w:w="1281"/>
                      </w:tblGrid>
                      <w:tr w:rsidR="006374A2" w:rsidRPr="00231F14" w14:paraId="39595A62" w14:textId="77777777" w:rsidTr="00B2103F">
                        <w:trPr>
                          <w:jc w:val="center"/>
                        </w:trPr>
                        <w:tc>
                          <w:tcPr>
                            <w:tcW w:w="956" w:type="dxa"/>
                          </w:tcPr>
                          <w:p w14:paraId="28FC847B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 xml:space="preserve">توان </w:t>
                            </w: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>نامی</w:t>
                            </w:r>
                          </w:p>
                        </w:tc>
                        <w:tc>
                          <w:tcPr>
                            <w:tcW w:w="1188" w:type="dxa"/>
                          </w:tcPr>
                          <w:p w14:paraId="7A732A3D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 xml:space="preserve">ولتاژ نامی </w:t>
                            </w:r>
                            <w:r w:rsidRPr="00231F14">
                              <w:rPr>
                                <w:rFonts w:cs="B Nazanin"/>
                                <w:sz w:val="22"/>
                                <w:szCs w:val="24"/>
                                <w:lang w:bidi="fa-IR"/>
                              </w:rPr>
                              <w:t>Y</w:t>
                            </w: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2F2851E9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 xml:space="preserve">ولتاژ نامی </w:t>
                            </w:r>
                            <w:r w:rsidRPr="00231F14">
                              <w:rPr>
                                <w:rFonts w:cs="B Nazanin"/>
                                <w:sz w:val="22"/>
                                <w:szCs w:val="24"/>
                                <w:lang w:bidi="fa-IR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38DB12EA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>جریان نامی</w:t>
                            </w:r>
                            <w:r w:rsidRPr="00231F14">
                              <w:rPr>
                                <w:rFonts w:cs="B Nazanin"/>
                                <w:sz w:val="22"/>
                                <w:szCs w:val="24"/>
                                <w:lang w:bidi="fa-IR"/>
                              </w:rPr>
                              <w:t xml:space="preserve"> Y</w:t>
                            </w:r>
                          </w:p>
                        </w:tc>
                        <w:tc>
                          <w:tcPr>
                            <w:tcW w:w="1281" w:type="dxa"/>
                          </w:tcPr>
                          <w:p w14:paraId="4771687C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>جریان نامی</w:t>
                            </w:r>
                            <w:r w:rsidRPr="00231F14">
                              <w:rPr>
                                <w:rFonts w:cs="B Nazanin"/>
                                <w:sz w:val="22"/>
                                <w:szCs w:val="24"/>
                                <w:lang w:bidi="fa-IR"/>
                              </w:rPr>
                              <w:t xml:space="preserve"> D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 w14:paraId="64C22FD7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>سرعت نامی</w:t>
                            </w:r>
                          </w:p>
                        </w:tc>
                        <w:tc>
                          <w:tcPr>
                            <w:tcW w:w="1281" w:type="dxa"/>
                          </w:tcPr>
                          <w:p w14:paraId="08B2404C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  <w:r w:rsidRPr="00231F14">
                              <w:rPr>
                                <w:rFonts w:cs="B Nazanin" w:hint="cs"/>
                                <w:sz w:val="22"/>
                                <w:szCs w:val="24"/>
                                <w:rtl/>
                                <w:lang w:bidi="fa-IR"/>
                              </w:rPr>
                              <w:t>ضریب توان</w:t>
                            </w:r>
                          </w:p>
                        </w:tc>
                      </w:tr>
                      <w:tr w:rsidR="006374A2" w:rsidRPr="00231F14" w14:paraId="0152985E" w14:textId="77777777" w:rsidTr="00B2103F">
                        <w:trPr>
                          <w:jc w:val="center"/>
                        </w:trPr>
                        <w:tc>
                          <w:tcPr>
                            <w:tcW w:w="956" w:type="dxa"/>
                          </w:tcPr>
                          <w:p w14:paraId="33ED32FA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</w:tcPr>
                          <w:p w14:paraId="2DC95E56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3" w:type="dxa"/>
                          </w:tcPr>
                          <w:p w14:paraId="2134E7F4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05B345E6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14:paraId="498D3C41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</w:tcPr>
                          <w:p w14:paraId="4A4D7031" w14:textId="77777777" w:rsidR="006374A2" w:rsidRPr="00231F14" w:rsidRDefault="006374A2" w:rsidP="00782C32">
                            <w:pPr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81" w:type="dxa"/>
                          </w:tcPr>
                          <w:p w14:paraId="17D5D4D4" w14:textId="77777777" w:rsidR="006374A2" w:rsidRPr="00231F14" w:rsidRDefault="006374A2" w:rsidP="00782C32">
                            <w:pPr>
                              <w:keepNext/>
                              <w:jc w:val="both"/>
                              <w:rPr>
                                <w:rFonts w:cs="B Nazanin"/>
                                <w:sz w:val="22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58AC0F56" w14:textId="77777777" w:rsidR="006374A2" w:rsidRDefault="006374A2" w:rsidP="00782C3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409D4F" w14:textId="77777777" w:rsidR="00B52F3B" w:rsidRPr="00577610" w:rsidRDefault="00450B32" w:rsidP="00B52F3B">
      <w:pPr>
        <w:spacing w:line="276" w:lineRule="auto"/>
        <w:rPr>
          <w:rFonts w:asciiTheme="majorBidi" w:hAnsiTheme="majorBidi" w:cs="B Nazanin"/>
          <w:bCs/>
          <w:sz w:val="24"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7-5-1</w:t>
      </w:r>
      <w:r w:rsidR="00B52F3B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راه</w:t>
      </w:r>
      <w:r w:rsidR="00B52F3B" w:rsidRPr="00577610">
        <w:rPr>
          <w:rFonts w:asciiTheme="majorBidi" w:hAnsiTheme="majorBidi" w:cs="B Nazanin"/>
          <w:bCs/>
          <w:sz w:val="24"/>
          <w:rtl/>
          <w:lang w:bidi="fa-IR"/>
        </w:rPr>
        <w:softHyphen/>
        <w:t>اندازی موتور با اتصال ستاره</w:t>
      </w:r>
    </w:p>
    <w:p w14:paraId="17DF99EC" w14:textId="77777777" w:rsidR="00442DEB" w:rsidRPr="00577610" w:rsidRDefault="00B52F3B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گشتاور نامی را از داده‌های پلاک موتور و با استفاده از رابطه </w:t>
      </w:r>
      <w:r w:rsidRPr="00577610">
        <w:rPr>
          <w:rFonts w:asciiTheme="majorBidi" w:hAnsiTheme="majorBidi" w:cs="B Nazanin"/>
          <w:position w:val="-22"/>
          <w:sz w:val="24"/>
          <w:lang w:bidi="fa-IR"/>
        </w:rPr>
        <w:object w:dxaOrig="1080" w:dyaOrig="560" w14:anchorId="3CAAA63B">
          <v:shape id="_x0000_i1026" type="#_x0000_t75" style="width:58.5pt;height:29.25pt" o:ole="">
            <v:imagedata r:id="rId52" o:title=""/>
          </v:shape>
          <o:OLEObject Type="Embed" ProgID="Equation.3" ShapeID="_x0000_i1026" DrawAspect="Content" ObjectID="_1767947880" r:id="rId53"/>
        </w:objec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تعیین کنید.</w:t>
      </w:r>
    </w:p>
    <w:p w14:paraId="7820AB61" w14:textId="115F0A2D" w:rsidR="00B52F3B" w:rsidRPr="00577610" w:rsidRDefault="006A2147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9B7F9E0" wp14:editId="6703A1B2">
                <wp:extent cx="5836285" cy="655320"/>
                <wp:effectExtent l="9525" t="8890" r="12065" b="12065"/>
                <wp:docPr id="18443" name="Text Box 18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6553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AB0F5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B7F9E0" id="Text Box 18510" o:spid="_x0000_s1184" type="#_x0000_t202" style="width:459.55pt;height:5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" fillcolor="white [3201]" strokecolor="#5b9bd5 [3204]" strokeweight="1pt">
                <v:textbox>
                  <w:txbxContent>
                    <w:p w14:paraId="1CCAB0F5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85B8E5E" w14:textId="77777777" w:rsidR="00B52F3B" w:rsidRPr="00577610" w:rsidRDefault="00B52F3B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منحنی سرعت و جریان راه‌اندازی </w:t>
      </w:r>
      <w:r w:rsidRPr="00577610">
        <w:rPr>
          <w:rFonts w:asciiTheme="majorBidi" w:hAnsiTheme="majorBidi" w:cs="B Nazanin"/>
          <w:sz w:val="24"/>
          <w:lang w:bidi="fa-IR"/>
        </w:rPr>
        <w:t>I</w:t>
      </w:r>
      <w:r w:rsidRPr="00577610">
        <w:rPr>
          <w:rFonts w:asciiTheme="majorBidi" w:hAnsiTheme="majorBidi" w:cs="B Nazanin"/>
          <w:sz w:val="24"/>
          <w:vertAlign w:val="subscript"/>
          <w:lang w:bidi="fa-IR"/>
        </w:rPr>
        <w:t>AY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در اتصال ستاره برای 50 درصد گشتاور نامی:</w:t>
      </w:r>
    </w:p>
    <w:p w14:paraId="0B7175CE" w14:textId="1C6B3760" w:rsidR="00B52F3B" w:rsidRPr="00577610" w:rsidRDefault="006A2147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E2EE0DC" wp14:editId="668F2429">
                <wp:extent cx="5836285" cy="2470785"/>
                <wp:effectExtent l="9525" t="14605" r="12065" b="10160"/>
                <wp:docPr id="18442" name="Text Box 18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24707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8401E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2EE0DC" id="Text Box 18511" o:spid="_x0000_s1185" type="#_x0000_t202" style="width:459.55pt;height:19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" fillcolor="white [3201]" strokecolor="#5b9bd5 [3204]" strokeweight="1pt">
                <v:textbox>
                  <w:txbxContent>
                    <w:p w14:paraId="6278401E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C12885" w14:textId="77777777" w:rsidR="00B52F3B" w:rsidRPr="00577610" w:rsidRDefault="00B52F3B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زمان شتاب‌گیری در اتصال ستاره برای 50 درصد گشتاور نامی:</w:t>
      </w:r>
    </w:p>
    <w:p w14:paraId="7F3C3122" w14:textId="2F848F78" w:rsidR="00B52F3B" w:rsidRPr="00577610" w:rsidRDefault="006A2147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2512210" wp14:editId="34F4D462">
                <wp:extent cx="5836285" cy="533400"/>
                <wp:effectExtent l="10795" t="11430" r="10795" b="7620"/>
                <wp:docPr id="18441" name="Text Box 18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533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74497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512210" id="Text Box 18512" o:spid="_x0000_s1186" type="#_x0000_t202" style="width:459.5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" fillcolor="white [3201]" strokecolor="#5b9bd5 [3204]" strokeweight="1pt">
                <v:textbox>
                  <w:txbxContent>
                    <w:p w14:paraId="60074497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35D5BE" w14:textId="77777777" w:rsidR="00B52F3B" w:rsidRPr="00577610" w:rsidRDefault="00B52F3B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سرعت موتور در حالت دائمی برای 50 درصد گشتاور نامی :</w:t>
      </w:r>
    </w:p>
    <w:p w14:paraId="0355C58D" w14:textId="577E551D" w:rsidR="00B52F3B" w:rsidRPr="00577610" w:rsidRDefault="006A2147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4FD79B2" wp14:editId="2ECBB227">
                <wp:extent cx="5836285" cy="487680"/>
                <wp:effectExtent l="10795" t="8255" r="10795" b="8890"/>
                <wp:docPr id="18440" name="Text Box 18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4876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5E6AF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FD79B2" id="Text Box 18513" o:spid="_x0000_s1187" type="#_x0000_t202" style="width:459.55pt;height:3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" fillcolor="white [3201]" strokecolor="#5b9bd5 [3204]" strokeweight="1pt">
                <v:textbox>
                  <w:txbxContent>
                    <w:p w14:paraId="3E05E6AF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885871" w14:textId="77777777" w:rsidR="00B52F3B" w:rsidRPr="00577610" w:rsidRDefault="00B52F3B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lastRenderedPageBreak/>
        <w:t xml:space="preserve">منحنی سرعت و جریان راه‌اندازی </w:t>
      </w:r>
      <w:r w:rsidRPr="00577610">
        <w:rPr>
          <w:rFonts w:asciiTheme="majorBidi" w:hAnsiTheme="majorBidi" w:cs="B Nazanin"/>
          <w:sz w:val="24"/>
          <w:lang w:bidi="fa-IR"/>
        </w:rPr>
        <w:t>I</w:t>
      </w:r>
      <w:r w:rsidRPr="00577610">
        <w:rPr>
          <w:rFonts w:asciiTheme="majorBidi" w:hAnsiTheme="majorBidi" w:cs="B Nazanin"/>
          <w:sz w:val="24"/>
          <w:vertAlign w:val="subscript"/>
          <w:lang w:bidi="fa-IR"/>
        </w:rPr>
        <w:t>AY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در اتصال ستاره برای گشتاور صفر:</w:t>
      </w:r>
    </w:p>
    <w:p w14:paraId="65B58C96" w14:textId="00DD4BCA" w:rsidR="00B52F3B" w:rsidRPr="00577610" w:rsidRDefault="006A2147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F843E51" wp14:editId="06DDAA5C">
                <wp:extent cx="5836285" cy="2838450"/>
                <wp:effectExtent l="9525" t="14605" r="12065" b="13970"/>
                <wp:docPr id="18439" name="Text Box 18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28384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CCA7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843E51" id="Text Box 18514" o:spid="_x0000_s1188" type="#_x0000_t202" style="width:459.55pt;height:2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" fillcolor="white [3201]" strokecolor="#5b9bd5 [3204]" strokeweight="1pt">
                <v:textbox>
                  <w:txbxContent>
                    <w:p w14:paraId="6CF4CCA7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0DF56C6" w14:textId="77777777" w:rsidR="00B52F3B" w:rsidRPr="00577610" w:rsidRDefault="00B52F3B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زمان شتاب‌گیری در اتصال ستاره برای گشتاور صفر:</w:t>
      </w:r>
    </w:p>
    <w:p w14:paraId="13109C36" w14:textId="20778345" w:rsidR="00B52F3B" w:rsidRPr="00577610" w:rsidRDefault="006A2147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6461393" wp14:editId="5A022CA4">
                <wp:extent cx="5836285" cy="624840"/>
                <wp:effectExtent l="10795" t="11430" r="10795" b="11430"/>
                <wp:docPr id="18438" name="Text Box 18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6248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329C5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461393" id="Text Box 18515" o:spid="_x0000_s1189" type="#_x0000_t202" style="width:459.55pt;height:4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" fillcolor="white [3201]" strokecolor="#5b9bd5 [3204]" strokeweight="1pt">
                <v:textbox>
                  <w:txbxContent>
                    <w:p w14:paraId="134329C5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457285" w14:textId="77777777" w:rsidR="00B52F3B" w:rsidRPr="00577610" w:rsidRDefault="00B52F3B" w:rsidP="00EF223E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سرعت موتور در حالت دائمی برای </w:t>
      </w:r>
      <w:r w:rsidR="00EF223E" w:rsidRPr="00577610">
        <w:rPr>
          <w:rFonts w:asciiTheme="majorBidi" w:hAnsiTheme="majorBidi" w:cs="B Nazanin"/>
          <w:sz w:val="24"/>
          <w:rtl/>
          <w:lang w:bidi="fa-IR"/>
        </w:rPr>
        <w:t>گشتاور صفر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:</w:t>
      </w:r>
    </w:p>
    <w:p w14:paraId="264758C8" w14:textId="6FFB4A7A" w:rsidR="00B52F3B" w:rsidRPr="00577610" w:rsidRDefault="006A2147" w:rsidP="00B52F3B">
      <w:pPr>
        <w:pStyle w:val="ListParagraph"/>
        <w:ind w:left="-2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656F0AF" wp14:editId="00FFCA29">
                <wp:extent cx="5836285" cy="594360"/>
                <wp:effectExtent l="10795" t="8255" r="10795" b="6985"/>
                <wp:docPr id="18437" name="Text Box 18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5943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561DE" w14:textId="77777777" w:rsidR="006374A2" w:rsidRPr="00DD459B" w:rsidRDefault="006374A2" w:rsidP="00B52F3B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56F0AF" id="Text Box 18516" o:spid="_x0000_s1190" type="#_x0000_t202" style="width:459.55pt;height: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" fillcolor="white [3201]" strokecolor="#5b9bd5 [3204]" strokeweight="1pt">
                <v:textbox>
                  <w:txbxContent>
                    <w:p w14:paraId="0C4561DE" w14:textId="77777777" w:rsidR="006374A2" w:rsidRPr="00DD459B" w:rsidRDefault="006374A2" w:rsidP="00B52F3B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25C7A7" w14:textId="77777777" w:rsidR="00B52F3B" w:rsidRPr="00577610" w:rsidRDefault="00EF223E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توضیح و مقایسه نتایج در دو گشتاور مختلف:</w:t>
      </w:r>
    </w:p>
    <w:p w14:paraId="366900B9" w14:textId="70DC1A30" w:rsidR="0071556A" w:rsidRPr="00577610" w:rsidRDefault="006A2147" w:rsidP="0071556A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E3CCF10" wp14:editId="4306A45B">
                <wp:extent cx="5892800" cy="1371600"/>
                <wp:effectExtent l="9525" t="14605" r="12700" b="13970"/>
                <wp:docPr id="18432" name="Text Box 18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CC56A" w14:textId="77777777" w:rsidR="006374A2" w:rsidRPr="00302672" w:rsidRDefault="006374A2" w:rsidP="00EF223E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3CCF10" id="Text Box 18517" o:spid="_x0000_s1191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Wg4/jT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070CC56A" w14:textId="77777777" w:rsidR="006374A2" w:rsidRPr="00302672" w:rsidRDefault="006374A2" w:rsidP="00EF223E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4D95BE" w14:textId="77777777" w:rsidR="00320290" w:rsidRPr="00577610" w:rsidRDefault="00320290" w:rsidP="0071556A">
      <w:pPr>
        <w:rPr>
          <w:rFonts w:asciiTheme="majorBidi" w:hAnsiTheme="majorBidi" w:cs="B Nazanin"/>
          <w:b/>
          <w:bCs/>
          <w:sz w:val="24"/>
          <w:lang w:bidi="fa-IR"/>
        </w:rPr>
      </w:pPr>
    </w:p>
    <w:p w14:paraId="3C768060" w14:textId="77777777" w:rsidR="0071556A" w:rsidRPr="00577610" w:rsidRDefault="00450B32" w:rsidP="0071556A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7-5-2 </w:t>
      </w:r>
      <w:r w:rsidR="0071556A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نمایش جریان راه اندازی موتور القایی قفسه سنجابی</w:t>
      </w:r>
    </w:p>
    <w:p w14:paraId="2927C183" w14:textId="77777777" w:rsidR="0071556A" w:rsidRPr="00577610" w:rsidRDefault="0071556A" w:rsidP="0071556A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جریان راه اندازی در حالت گشتاور صفر:</w:t>
      </w:r>
    </w:p>
    <w:p w14:paraId="753781DF" w14:textId="31510DA8" w:rsidR="0071556A" w:rsidRPr="00577610" w:rsidRDefault="006A2147" w:rsidP="0071556A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4211F696" wp14:editId="6F97E5A0">
                <wp:extent cx="5836285" cy="2590800"/>
                <wp:effectExtent l="9525" t="8255" r="12065" b="10795"/>
                <wp:docPr id="63" name="Text Box 18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2590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20A13" w14:textId="77777777" w:rsidR="006374A2" w:rsidRPr="00DD459B" w:rsidRDefault="006374A2" w:rsidP="0071556A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11F696" id="Text Box 18518" o:spid="_x0000_s1192" type="#_x0000_t202" style="width:459.55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" fillcolor="white [3201]" strokecolor="#5b9bd5 [3204]" strokeweight="1pt">
                <v:textbox>
                  <w:txbxContent>
                    <w:p w14:paraId="23920A13" w14:textId="77777777" w:rsidR="006374A2" w:rsidRPr="00DD459B" w:rsidRDefault="006374A2" w:rsidP="0071556A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7E4C8F" w14:textId="77777777" w:rsidR="0071556A" w:rsidRPr="00577610" w:rsidRDefault="0071556A" w:rsidP="0071556A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جریان راه اندازی در حالت گشتاور 2 نیوتن متر:</w:t>
      </w:r>
    </w:p>
    <w:p w14:paraId="214BF03B" w14:textId="53905398" w:rsidR="0071556A" w:rsidRPr="00577610" w:rsidRDefault="006A2147" w:rsidP="0071556A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4585EF1" wp14:editId="75F50366">
                <wp:extent cx="5836285" cy="2677795"/>
                <wp:effectExtent l="9525" t="14605" r="12065" b="12700"/>
                <wp:docPr id="62" name="Text Box 18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26777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043C6" w14:textId="77777777" w:rsidR="006374A2" w:rsidRPr="00DD459B" w:rsidRDefault="006374A2" w:rsidP="0071556A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85EF1" id="Text Box 18519" o:spid="_x0000_s1193" type="#_x0000_t202" style="width:459.55pt;height:21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" fillcolor="white [3201]" strokecolor="#5b9bd5 [3204]" strokeweight="1pt">
                <v:textbox>
                  <w:txbxContent>
                    <w:p w14:paraId="778043C6" w14:textId="77777777" w:rsidR="006374A2" w:rsidRPr="00DD459B" w:rsidRDefault="006374A2" w:rsidP="0071556A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94BB8A9" w14:textId="77777777" w:rsidR="0071556A" w:rsidRPr="00577610" w:rsidRDefault="00C85E9C" w:rsidP="0071556A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توضیح و </w:t>
      </w:r>
      <w:r w:rsidR="0071556A" w:rsidRPr="00577610">
        <w:rPr>
          <w:rFonts w:asciiTheme="majorBidi" w:hAnsiTheme="majorBidi" w:cs="B Nazanin"/>
          <w:sz w:val="24"/>
          <w:rtl/>
          <w:lang w:bidi="fa-IR"/>
        </w:rPr>
        <w:t>مقایسه:</w:t>
      </w:r>
    </w:p>
    <w:p w14:paraId="68F81232" w14:textId="20949A59" w:rsidR="0071556A" w:rsidRPr="00577610" w:rsidRDefault="006A2147" w:rsidP="0071556A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D792768" wp14:editId="1F371E5D">
                <wp:extent cx="5892800" cy="1371600"/>
                <wp:effectExtent l="9525" t="11430" r="12700" b="7620"/>
                <wp:docPr id="61" name="Text Box 18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34269" w14:textId="77777777" w:rsidR="006374A2" w:rsidRPr="00302672" w:rsidRDefault="006374A2" w:rsidP="0071556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792768" id="Text Box 18520" o:spid="_x0000_s1194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/BqTbj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4E634269" w14:textId="77777777" w:rsidR="006374A2" w:rsidRPr="00302672" w:rsidRDefault="006374A2" w:rsidP="0071556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DEEA19" w14:textId="77777777" w:rsidR="00C85E9C" w:rsidRPr="00577610" w:rsidRDefault="00C85E9C" w:rsidP="00C85E9C">
      <w:pPr>
        <w:rPr>
          <w:rFonts w:asciiTheme="majorBidi" w:hAnsiTheme="majorBidi" w:cs="B Nazanin"/>
          <w:b/>
          <w:bCs/>
          <w:sz w:val="24"/>
          <w:lang w:bidi="fa-IR"/>
        </w:rPr>
      </w:pPr>
    </w:p>
    <w:p w14:paraId="75C78411" w14:textId="77777777" w:rsidR="0071556A" w:rsidRPr="00577610" w:rsidRDefault="00450B32" w:rsidP="00C85E9C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7-5-3 </w:t>
      </w:r>
      <w:r w:rsidR="0071556A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مشاهده اثر دامنه ولتاژ بر روی جریان راه‌اندازی موتور القایی قفس سنجابی</w:t>
      </w:r>
    </w:p>
    <w:p w14:paraId="022268DB" w14:textId="77777777" w:rsidR="0071556A" w:rsidRPr="00577610" w:rsidRDefault="0071556A" w:rsidP="00CC7390">
      <w:pPr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جریان راه اندازی به ازای ولتاژ خط 150</w:t>
      </w:r>
      <w:r w:rsidRPr="00577610">
        <w:rPr>
          <w:rFonts w:asciiTheme="majorBidi" w:hAnsiTheme="majorBidi" w:cs="B Nazanin"/>
          <w:sz w:val="24"/>
          <w:lang w:bidi="fa-IR"/>
        </w:rPr>
        <w:t xml:space="preserve"> </w:t>
      </w:r>
      <w:r w:rsidRPr="00577610">
        <w:rPr>
          <w:rFonts w:asciiTheme="majorBidi" w:hAnsiTheme="majorBidi" w:cs="B Nazanin"/>
          <w:sz w:val="24"/>
          <w:rtl/>
          <w:lang w:bidi="fa-IR"/>
        </w:rPr>
        <w:t>ولت:</w:t>
      </w:r>
      <w:r w:rsidR="00C85E9C" w:rsidRPr="00577610">
        <w:rPr>
          <w:rFonts w:asciiTheme="majorBidi" w:hAnsiTheme="majorBidi" w:cs="B Nazanin"/>
          <w:sz w:val="24"/>
          <w:rtl/>
          <w:lang w:bidi="fa-IR"/>
        </w:rPr>
        <w:t xml:space="preserve"> </w:t>
      </w:r>
      <w:r w:rsidR="00C85E9C" w:rsidRPr="00577610">
        <w:rPr>
          <w:rFonts w:asciiTheme="majorBidi" w:hAnsiTheme="majorBidi" w:cs="B Nazanin"/>
          <w:sz w:val="24"/>
          <w:rtl/>
          <w:lang w:bidi="fa-IR"/>
        </w:rPr>
        <w:tab/>
      </w:r>
      <w:r w:rsidR="00C85E9C" w:rsidRPr="00577610">
        <w:rPr>
          <w:rFonts w:asciiTheme="majorBidi" w:hAnsiTheme="majorBidi" w:cs="B Nazanin"/>
          <w:sz w:val="24"/>
          <w:rtl/>
          <w:lang w:bidi="fa-IR"/>
        </w:rPr>
        <w:tab/>
        <w:t>جریان راه اندازی به ازای ولتاژ خط 200</w:t>
      </w:r>
      <w:r w:rsidR="00C85E9C" w:rsidRPr="00577610">
        <w:rPr>
          <w:rFonts w:asciiTheme="majorBidi" w:hAnsiTheme="majorBidi" w:cs="B Nazanin"/>
          <w:sz w:val="24"/>
          <w:lang w:bidi="fa-IR"/>
        </w:rPr>
        <w:t xml:space="preserve"> </w:t>
      </w:r>
      <w:r w:rsidR="00C85E9C" w:rsidRPr="00577610">
        <w:rPr>
          <w:rFonts w:asciiTheme="majorBidi" w:hAnsiTheme="majorBidi" w:cs="B Nazanin"/>
          <w:sz w:val="24"/>
          <w:rtl/>
          <w:lang w:bidi="fa-IR"/>
        </w:rPr>
        <w:t>ولت:</w:t>
      </w:r>
    </w:p>
    <w:p w14:paraId="7D1D4397" w14:textId="45FBC2CC" w:rsidR="00C85E9C" w:rsidRPr="00577610" w:rsidRDefault="006A2147" w:rsidP="00C85E9C">
      <w:pPr>
        <w:rPr>
          <w:rFonts w:asciiTheme="majorBidi" w:hAnsiTheme="majorBidi" w:cs="B Nazanin"/>
          <w:noProof/>
          <w:rtl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2E7E393F" wp14:editId="138A917A">
                <wp:extent cx="2589530" cy="2453640"/>
                <wp:effectExtent l="9525" t="8255" r="10795" b="14605"/>
                <wp:docPr id="60" name="Text Box 18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24536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2AEF" w14:textId="77777777" w:rsidR="006374A2" w:rsidRPr="00DD459B" w:rsidRDefault="006374A2" w:rsidP="00C85E9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7E393F" id="Text Box 18523" o:spid="_x0000_s1195" type="#_x0000_t202" style="width:203.9pt;height:19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" fillcolor="white [3201]" strokecolor="#5b9bd5 [3204]" strokeweight="1pt">
                <v:textbox>
                  <w:txbxContent>
                    <w:p w14:paraId="441F2AEF" w14:textId="77777777" w:rsidR="006374A2" w:rsidRPr="00DD459B" w:rsidRDefault="006374A2" w:rsidP="00C85E9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85E9C" w:rsidRPr="00577610">
        <w:rPr>
          <w:rFonts w:asciiTheme="majorBidi" w:hAnsiTheme="majorBidi" w:cs="B Nazanin"/>
          <w:noProof/>
          <w:rtl/>
        </w:rPr>
        <w:t xml:space="preserve"> </w:t>
      </w:r>
      <w:r>
        <w:rPr>
          <w:rFonts w:asciiTheme="majorBidi" w:hAnsiTheme="majorBidi" w:cs="B Nazanin"/>
          <w:noProof/>
          <w:rtl/>
        </w:rPr>
        <mc:AlternateContent>
          <mc:Choice Requires="wps">
            <w:drawing>
              <wp:inline distT="0" distB="0" distL="0" distR="0" wp14:anchorId="799E320A" wp14:editId="0C15F84A">
                <wp:extent cx="2772410" cy="2453640"/>
                <wp:effectExtent l="13970" t="8255" r="13970" b="14605"/>
                <wp:docPr id="59" name="Text Box 18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2410" cy="24536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15744" w14:textId="77777777" w:rsidR="006374A2" w:rsidRPr="00DD459B" w:rsidRDefault="006374A2" w:rsidP="00C85E9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9E320A" id="Text Box 18524" o:spid="_x0000_s1196" type="#_x0000_t202" style="width:218.3pt;height:19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" fillcolor="white [3201]" strokecolor="#5b9bd5 [3204]" strokeweight="1pt">
                <v:textbox>
                  <w:txbxContent>
                    <w:p w14:paraId="0AF15744" w14:textId="77777777" w:rsidR="006374A2" w:rsidRPr="00DD459B" w:rsidRDefault="006374A2" w:rsidP="00C85E9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6B6F43D" w14:textId="77777777" w:rsidR="00C85E9C" w:rsidRPr="00577610" w:rsidRDefault="00C85E9C" w:rsidP="00CC7390">
      <w:pPr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جریان راه اندازی به ازای ولتاژ خط 250</w:t>
      </w:r>
      <w:r w:rsidRPr="00577610">
        <w:rPr>
          <w:rFonts w:asciiTheme="majorBidi" w:hAnsiTheme="majorBidi" w:cs="B Nazanin"/>
          <w:sz w:val="24"/>
          <w:lang w:bidi="fa-IR"/>
        </w:rPr>
        <w:t xml:space="preserve"> 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ولت: </w:t>
      </w:r>
      <w:r w:rsidRPr="00577610">
        <w:rPr>
          <w:rFonts w:asciiTheme="majorBidi" w:hAnsiTheme="majorBidi" w:cs="B Nazanin"/>
          <w:sz w:val="24"/>
          <w:rtl/>
          <w:lang w:bidi="fa-IR"/>
        </w:rPr>
        <w:tab/>
      </w:r>
      <w:r w:rsidRPr="00577610">
        <w:rPr>
          <w:rFonts w:asciiTheme="majorBidi" w:hAnsiTheme="majorBidi" w:cs="B Nazanin"/>
          <w:sz w:val="24"/>
          <w:rtl/>
          <w:lang w:bidi="fa-IR"/>
        </w:rPr>
        <w:tab/>
        <w:t>جریان راه اندازی به ازای ولتاژ خط 300</w:t>
      </w:r>
      <w:r w:rsidRPr="00577610">
        <w:rPr>
          <w:rFonts w:asciiTheme="majorBidi" w:hAnsiTheme="majorBidi" w:cs="B Nazanin"/>
          <w:sz w:val="24"/>
          <w:lang w:bidi="fa-IR"/>
        </w:rPr>
        <w:t xml:space="preserve"> </w:t>
      </w:r>
      <w:r w:rsidRPr="00577610">
        <w:rPr>
          <w:rFonts w:asciiTheme="majorBidi" w:hAnsiTheme="majorBidi" w:cs="B Nazanin"/>
          <w:sz w:val="24"/>
          <w:rtl/>
          <w:lang w:bidi="fa-IR"/>
        </w:rPr>
        <w:t>ولت:</w:t>
      </w:r>
    </w:p>
    <w:p w14:paraId="13C4A6CC" w14:textId="2B7DF259" w:rsidR="00C85E9C" w:rsidRPr="00577610" w:rsidRDefault="006A2147" w:rsidP="00C85E9C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D58DDD5" wp14:editId="26E1476D">
                <wp:extent cx="2589530" cy="2453640"/>
                <wp:effectExtent l="9525" t="14605" r="10795" b="8255"/>
                <wp:docPr id="58" name="Text Box 18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24536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0B424" w14:textId="77777777" w:rsidR="006374A2" w:rsidRPr="00DD459B" w:rsidRDefault="006374A2" w:rsidP="00C85E9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58DDD5" id="Text Box 18527" o:spid="_x0000_s1197" type="#_x0000_t202" style="width:203.9pt;height:19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" fillcolor="white [3201]" strokecolor="#5b9bd5 [3204]" strokeweight="1pt">
                <v:textbox>
                  <w:txbxContent>
                    <w:p w14:paraId="0930B424" w14:textId="77777777" w:rsidR="006374A2" w:rsidRPr="00DD459B" w:rsidRDefault="006374A2" w:rsidP="00C85E9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85E9C" w:rsidRPr="00577610">
        <w:rPr>
          <w:rFonts w:asciiTheme="majorBidi" w:hAnsiTheme="majorBidi" w:cs="B Nazanin"/>
          <w:noProof/>
          <w:rtl/>
        </w:rPr>
        <w:t xml:space="preserve"> </w:t>
      </w:r>
      <w:r>
        <w:rPr>
          <w:rFonts w:asciiTheme="majorBidi" w:hAnsiTheme="majorBidi" w:cs="B Nazanin"/>
          <w:noProof/>
          <w:rtl/>
        </w:rPr>
        <mc:AlternateContent>
          <mc:Choice Requires="wps">
            <w:drawing>
              <wp:inline distT="0" distB="0" distL="0" distR="0" wp14:anchorId="35469164" wp14:editId="35193142">
                <wp:extent cx="2772410" cy="2453640"/>
                <wp:effectExtent l="13970" t="14605" r="13970" b="8255"/>
                <wp:docPr id="57" name="Text Box 18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2410" cy="24536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0E1E6" w14:textId="77777777" w:rsidR="006374A2" w:rsidRPr="00DD459B" w:rsidRDefault="006374A2" w:rsidP="00C85E9C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469164" id="Text Box 18528" o:spid="_x0000_s1198" type="#_x0000_t202" style="width:218.3pt;height:19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" fillcolor="white [3201]" strokecolor="#5b9bd5 [3204]" strokeweight="1pt">
                <v:textbox>
                  <w:txbxContent>
                    <w:p w14:paraId="18B0E1E6" w14:textId="77777777" w:rsidR="006374A2" w:rsidRPr="00DD459B" w:rsidRDefault="006374A2" w:rsidP="00C85E9C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3FA364" w14:textId="77777777" w:rsidR="00C85E9C" w:rsidRPr="00577610" w:rsidRDefault="00C85E9C" w:rsidP="00C85E9C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توضیح و مقایسه:</w:t>
      </w:r>
    </w:p>
    <w:p w14:paraId="766C37E0" w14:textId="42E9D250" w:rsidR="00C85E9C" w:rsidRPr="00577610" w:rsidRDefault="006A2147" w:rsidP="00CC7390">
      <w:pPr>
        <w:rPr>
          <w:rFonts w:asciiTheme="majorBidi" w:hAnsiTheme="majorBidi" w:cs="B Nazanin"/>
          <w:b/>
          <w:bCs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299B818" wp14:editId="1FBA2352">
                <wp:extent cx="5892800" cy="1950720"/>
                <wp:effectExtent l="9525" t="11430" r="12700" b="9525"/>
                <wp:docPr id="56" name="Text Box 18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950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FBFA5" w14:textId="77777777" w:rsidR="006374A2" w:rsidRPr="00302672" w:rsidRDefault="006374A2" w:rsidP="00C85E9C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99B818" id="Text Box 18526" o:spid="_x0000_s1199" type="#_x0000_t202" style="width:464pt;height:15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" fillcolor="white [3201]" strokecolor="#70ad47 [3209]" strokeweight="1pt">
                <v:textbox>
                  <w:txbxContent>
                    <w:p w14:paraId="54AFBFA5" w14:textId="77777777" w:rsidR="006374A2" w:rsidRPr="00302672" w:rsidRDefault="006374A2" w:rsidP="00C85E9C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A872A7" w14:textId="77777777" w:rsidR="00F24B26" w:rsidRPr="00577610" w:rsidRDefault="00450B32" w:rsidP="00F24B26">
      <w:pPr>
        <w:pStyle w:val="ListParagraph"/>
        <w:ind w:left="0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7-5-4</w:t>
      </w:r>
      <w:r w:rsidR="00F24B26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 تعیین مشخصه گشتاور- سرعت موتور القایی قفس سنجابی در اتصال ستاره</w:t>
      </w:r>
    </w:p>
    <w:p w14:paraId="49434842" w14:textId="77777777" w:rsidR="00F24B26" w:rsidRPr="00577610" w:rsidRDefault="00F24B26" w:rsidP="00CC7390">
      <w:pPr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</w:t>
      </w:r>
      <w:r w:rsidR="00CC7390" w:rsidRPr="00577610">
        <w:rPr>
          <w:rFonts w:asciiTheme="majorBidi" w:hAnsiTheme="majorBidi" w:cs="B Nazanin"/>
          <w:sz w:val="24"/>
          <w:rtl/>
          <w:lang w:bidi="fa-IR"/>
        </w:rPr>
        <w:t xml:space="preserve"> گشتاور، بازده، </w:t>
      </w:r>
      <w:r w:rsidRPr="00577610">
        <w:rPr>
          <w:rFonts w:asciiTheme="majorBidi" w:hAnsiTheme="majorBidi" w:cs="B Nazanin"/>
          <w:sz w:val="24"/>
          <w:rtl/>
          <w:lang w:bidi="fa-IR"/>
        </w:rPr>
        <w:t>جریان استاتور</w:t>
      </w:r>
      <w:r w:rsidR="00CC7390" w:rsidRPr="00577610">
        <w:rPr>
          <w:rFonts w:asciiTheme="majorBidi" w:hAnsiTheme="majorBidi" w:cs="B Nazanin"/>
          <w:sz w:val="24"/>
          <w:rtl/>
          <w:lang w:bidi="fa-IR"/>
        </w:rPr>
        <w:t xml:space="preserve"> و ضریب توان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بر حسب سرعت موتور:</w:t>
      </w:r>
    </w:p>
    <w:p w14:paraId="3537F2C7" w14:textId="719C8B3B" w:rsidR="00C85E9C" w:rsidRPr="00577610" w:rsidRDefault="006A2147" w:rsidP="00C85E9C">
      <w:pPr>
        <w:rPr>
          <w:rFonts w:asciiTheme="majorBidi" w:hAnsiTheme="majorBidi" w:cs="B Nazanin"/>
          <w:b/>
          <w:bCs/>
          <w:sz w:val="24"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618296C2" wp14:editId="541CD823">
                <wp:extent cx="5836285" cy="2331720"/>
                <wp:effectExtent l="9525" t="8255" r="12065" b="12700"/>
                <wp:docPr id="55" name="Text Box 18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2331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D5808" w14:textId="77777777" w:rsidR="006374A2" w:rsidRPr="00DD459B" w:rsidRDefault="006374A2" w:rsidP="00F24B26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8296C2" id="Text Box 18530" o:spid="_x0000_s1200" type="#_x0000_t202" style="width:459.55pt;height:18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" fillcolor="white [3201]" strokecolor="#5b9bd5 [3204]" strokeweight="1pt">
                <v:textbox>
                  <w:txbxContent>
                    <w:p w14:paraId="4C0D5808" w14:textId="77777777" w:rsidR="006374A2" w:rsidRPr="00DD459B" w:rsidRDefault="006374A2" w:rsidP="00F24B26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E699E3A" w14:textId="77777777" w:rsidR="00F24B26" w:rsidRPr="00577610" w:rsidRDefault="00F24B26" w:rsidP="00F24B26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توضیح:</w:t>
      </w:r>
    </w:p>
    <w:p w14:paraId="74E7DA0E" w14:textId="3C7A5AA1" w:rsidR="00F24B26" w:rsidRPr="00577610" w:rsidRDefault="006A2147" w:rsidP="00F24B26">
      <w:pPr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46DB96E" wp14:editId="6C1D5608">
                <wp:extent cx="5892800" cy="1371600"/>
                <wp:effectExtent l="9525" t="14605" r="12700" b="13970"/>
                <wp:docPr id="54" name="Text Box 18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8C70E" w14:textId="77777777" w:rsidR="006374A2" w:rsidRPr="00302672" w:rsidRDefault="006374A2" w:rsidP="00F24B26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6DB96E" id="Text Box 18531" o:spid="_x0000_s1201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/FgFWz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4018C70E" w14:textId="77777777" w:rsidR="006374A2" w:rsidRPr="00302672" w:rsidRDefault="006374A2" w:rsidP="00F24B26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DA533C2" w14:textId="77777777" w:rsidR="00F24B26" w:rsidRPr="00577610" w:rsidRDefault="00450B32" w:rsidP="00F24B26">
      <w:pPr>
        <w:pStyle w:val="ListParagraph"/>
        <w:ind w:left="0"/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7-5-5</w:t>
      </w:r>
      <w:r w:rsidR="00F24B26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تاثیر ولتاژ استاتور بر مشخصه های موتور القایی </w:t>
      </w:r>
    </w:p>
    <w:p w14:paraId="45BF903D" w14:textId="77777777" w:rsidR="00F24B26" w:rsidRPr="00577610" w:rsidRDefault="00CC7390" w:rsidP="00CC7390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گشتاور، جریان آرمیچر، بازده و ضریب توان بر حسب سرعت در ولتاژ 50 درصد نامی:</w:t>
      </w:r>
    </w:p>
    <w:p w14:paraId="610D4A40" w14:textId="4B145EB9" w:rsidR="00CC7390" w:rsidRPr="00577610" w:rsidRDefault="006A2147" w:rsidP="00CC7390">
      <w:pPr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BF9F388" wp14:editId="7FAA8099">
                <wp:extent cx="5836285" cy="2331720"/>
                <wp:effectExtent l="9525" t="7620" r="12065" b="13335"/>
                <wp:docPr id="53" name="Text Box 18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2331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B3A5F" w14:textId="77777777" w:rsidR="006374A2" w:rsidRPr="00DD459B" w:rsidRDefault="006374A2" w:rsidP="00CC7390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F9F388" id="Text Box 18532" o:spid="_x0000_s1202" type="#_x0000_t202" style="width:459.55pt;height:18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" fillcolor="white [3201]" strokecolor="#5b9bd5 [3204]" strokeweight="1pt">
                <v:textbox>
                  <w:txbxContent>
                    <w:p w14:paraId="3F4B3A5F" w14:textId="77777777" w:rsidR="006374A2" w:rsidRPr="00DD459B" w:rsidRDefault="006374A2" w:rsidP="00CC7390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5E66E23" w14:textId="77777777" w:rsidR="00CC7390" w:rsidRPr="00577610" w:rsidRDefault="00CC7390" w:rsidP="00CC7390">
      <w:pPr>
        <w:rPr>
          <w:rFonts w:asciiTheme="majorBidi" w:hAnsiTheme="majorBidi" w:cs="B Nazanin"/>
          <w:sz w:val="24"/>
          <w:rtl/>
          <w:lang w:bidi="fa-IR"/>
        </w:rPr>
      </w:pPr>
    </w:p>
    <w:p w14:paraId="041C1C58" w14:textId="77777777" w:rsidR="00CC7390" w:rsidRPr="00577610" w:rsidRDefault="00CC7390" w:rsidP="00CC7390">
      <w:pPr>
        <w:rPr>
          <w:rFonts w:asciiTheme="majorBidi" w:hAnsiTheme="majorBidi" w:cs="B Nazanin"/>
          <w:sz w:val="24"/>
          <w:rtl/>
          <w:lang w:bidi="fa-IR"/>
        </w:rPr>
      </w:pPr>
    </w:p>
    <w:p w14:paraId="45781776" w14:textId="77777777" w:rsidR="00CC7390" w:rsidRPr="00577610" w:rsidRDefault="00CC7390" w:rsidP="00CC7390">
      <w:pPr>
        <w:rPr>
          <w:rFonts w:asciiTheme="majorBidi" w:hAnsiTheme="majorBidi" w:cs="B Nazanin"/>
          <w:sz w:val="24"/>
          <w:rtl/>
          <w:lang w:bidi="fa-IR"/>
        </w:rPr>
      </w:pPr>
    </w:p>
    <w:p w14:paraId="2B28EC40" w14:textId="77777777" w:rsidR="00F24B26" w:rsidRPr="00577610" w:rsidRDefault="00CC7390" w:rsidP="00CC7390">
      <w:pPr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تاثیر ولتاژ استاتور بر مشخصه های موتور القایی:</w:t>
      </w:r>
    </w:p>
    <w:p w14:paraId="5BFC19AE" w14:textId="39F689AD" w:rsidR="00E21FC9" w:rsidRPr="00577610" w:rsidRDefault="006A2147" w:rsidP="00450B32">
      <w:pPr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33529AD" wp14:editId="36D8E5D9">
                <wp:extent cx="5892800" cy="1371600"/>
                <wp:effectExtent l="9525" t="8255" r="12700" b="10795"/>
                <wp:docPr id="52" name="Text Box 18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6401F" w14:textId="77777777" w:rsidR="006374A2" w:rsidRPr="00302672" w:rsidRDefault="006374A2" w:rsidP="00CC7390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3529AD" id="Text Box 18533" o:spid="_x0000_s1203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/cOeWT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7D06401F" w14:textId="77777777" w:rsidR="006374A2" w:rsidRPr="00302672" w:rsidRDefault="006374A2" w:rsidP="00CC7390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450B32">
        <w:rPr>
          <w:rFonts w:asciiTheme="majorBidi" w:hAnsiTheme="majorBidi" w:cs="B Nazanin" w:hint="cs"/>
          <w:bCs/>
          <w:sz w:val="24"/>
          <w:rtl/>
          <w:lang w:bidi="fa-IR"/>
        </w:rPr>
        <w:t>7-5-6</w:t>
      </w:r>
      <w:r w:rsidR="00E21FC9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تعیین پارامترهای مدار معادل موتور القایی</w:t>
      </w:r>
    </w:p>
    <w:p w14:paraId="71721E85" w14:textId="77777777" w:rsidR="007C4BA1" w:rsidRPr="00577610" w:rsidRDefault="00450B32" w:rsidP="007C4BA1">
      <w:pPr>
        <w:pStyle w:val="ListParagraph"/>
        <w:ind w:left="0"/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7-5-6-1</w:t>
      </w:r>
      <w:r w:rsidR="007C4BA1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آزمایش بی</w:t>
      </w:r>
      <w:r w:rsidR="007C4BA1" w:rsidRPr="00577610">
        <w:rPr>
          <w:rFonts w:asciiTheme="majorBidi" w:hAnsiTheme="majorBidi" w:cs="B Nazanin"/>
          <w:bCs/>
          <w:sz w:val="24"/>
          <w:rtl/>
          <w:lang w:bidi="fa-IR"/>
        </w:rPr>
        <w:softHyphen/>
        <w:t>باری</w:t>
      </w:r>
    </w:p>
    <w:p w14:paraId="4209CD40" w14:textId="2F5B226D" w:rsidR="007C4BA1" w:rsidRPr="00577610" w:rsidRDefault="006A2147" w:rsidP="007C4BA1">
      <w:pPr>
        <w:pStyle w:val="Title"/>
        <w:jc w:val="both"/>
        <w:rPr>
          <w:rFonts w:asciiTheme="majorBidi" w:hAnsiTheme="majorBidi" w:cs="B Nazanin"/>
          <w:b w:val="0"/>
          <w:bCs w:val="0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663BC83" wp14:editId="703EAC0B">
                <wp:extent cx="5836285" cy="467995"/>
                <wp:effectExtent l="9525" t="9525" r="12065" b="8255"/>
                <wp:docPr id="51" name="Text Box 18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4679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F3850" w14:textId="77777777" w:rsidR="006374A2" w:rsidRPr="00DD459B" w:rsidRDefault="006374A2" w:rsidP="00CD3640">
                            <w:pPr>
                              <w:ind w:left="-1" w:firstLine="566"/>
                              <w:jc w:val="right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P=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ab/>
                              <w:t>V=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ab/>
                              <w:t>I=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63BC83" id="Text Box 18534" o:spid="_x0000_s1204" type="#_x0000_t202" style="width:459.5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" fillcolor="white [3201]" strokecolor="#5b9bd5 [3204]" strokeweight="1pt">
                <v:textbox>
                  <w:txbxContent>
                    <w:p w14:paraId="135F3850" w14:textId="77777777" w:rsidR="006374A2" w:rsidRPr="00DD459B" w:rsidRDefault="006374A2" w:rsidP="00CD3640">
                      <w:pPr>
                        <w:ind w:left="-1" w:firstLine="566"/>
                        <w:jc w:val="right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/>
                          <w:lang w:bidi="fa-IR"/>
                        </w:rPr>
                        <w:t>P=</w:t>
                      </w:r>
                      <w:r>
                        <w:rPr>
                          <w:rFonts w:cs="B Nazanin"/>
                          <w:lang w:bidi="fa-IR"/>
                        </w:rPr>
                        <w:tab/>
                        <w:t>V=</w:t>
                      </w:r>
                      <w:r>
                        <w:rPr>
                          <w:rFonts w:cs="B Nazanin"/>
                          <w:lang w:bidi="fa-IR"/>
                        </w:rPr>
                        <w:tab/>
                        <w:t>I=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13F0B0" w14:textId="77777777" w:rsidR="007C4BA1" w:rsidRDefault="00450B32" w:rsidP="007C4BA1">
      <w:pPr>
        <w:spacing w:line="276" w:lineRule="auto"/>
        <w:jc w:val="both"/>
        <w:rPr>
          <w:ins w:id="9" w:author="Shaghayegh G. Shahbazi" w:date="2024-01-28T11:46:00Z"/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Cs/>
          <w:sz w:val="24"/>
          <w:rtl/>
          <w:lang w:bidi="fa-IR"/>
        </w:rPr>
        <w:t>7-5-6-2</w:t>
      </w:r>
      <w:r w:rsidR="007C4BA1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 آزمایش رتور قفل شده</w:t>
      </w:r>
    </w:p>
    <w:p w14:paraId="13743477" w14:textId="0F17A398" w:rsidR="00486330" w:rsidRDefault="00486330" w:rsidP="007C4BA1">
      <w:pPr>
        <w:spacing w:line="276" w:lineRule="auto"/>
        <w:jc w:val="both"/>
        <w:rPr>
          <w:ins w:id="10" w:author="Shaghayegh G. Shahbazi" w:date="2024-01-28T11:46:00Z"/>
          <w:rFonts w:cs="B Nazanin"/>
          <w:sz w:val="24"/>
          <w:rtl/>
          <w:lang w:bidi="fa-IR"/>
        </w:rPr>
      </w:pPr>
      <w:moveToRangeStart w:id="11" w:author="Shaghayegh G. Shahbazi" w:date="2024-01-28T11:46:00Z" w:name="move157334829"/>
      <w:moveTo w:id="12" w:author="Shaghayegh G. Shahbazi" w:date="2024-01-28T11:46:00Z">
        <w:r>
          <w:rPr>
            <w:rFonts w:asciiTheme="majorBidi" w:hAnsiTheme="majorBidi" w:cs="B Nazanin"/>
            <w:noProof/>
          </w:rPr>
          <mc:AlternateContent>
            <mc:Choice Requires="wps">
              <w:drawing>
                <wp:inline distT="0" distB="0" distL="0" distR="0" wp14:anchorId="18EBBC30" wp14:editId="269F393B">
                  <wp:extent cx="5836285" cy="467995"/>
                  <wp:effectExtent l="9525" t="10160" r="12065" b="7620"/>
                  <wp:docPr id="80775123" name="Text Box 185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36285" cy="46799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92D32" w14:textId="77777777" w:rsidR="00486330" w:rsidRPr="00DD459B" w:rsidRDefault="00486330" w:rsidP="00486330">
                              <w:pPr>
                                <w:ind w:left="-1" w:firstLine="566"/>
                                <w:jc w:val="right"/>
                                <w:rPr>
                                  <w:rFonts w:cs="B Nazanin"/>
                                  <w:lang w:bidi="fa-IR"/>
                                </w:rPr>
                              </w:pPr>
                              <w:r>
                                <w:rPr>
                                  <w:rFonts w:cs="B Nazanin"/>
                                  <w:lang w:bidi="fa-IR"/>
                                </w:rPr>
                                <w:t>P=</w:t>
                              </w:r>
                              <w:r>
                                <w:rPr>
                                  <w:rFonts w:cs="B Nazanin"/>
                                  <w:lang w:bidi="fa-IR"/>
                                </w:rPr>
                                <w:tab/>
                                <w:t>V=</w:t>
                              </w:r>
                              <w:r>
                                <w:rPr>
                                  <w:rFonts w:cs="B Nazanin"/>
                                  <w:lang w:bidi="fa-IR"/>
                                </w:rPr>
                                <w:tab/>
                                <w:t>I=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18EBBC30" id="Text Box 18535" o:spid="_x0000_s1206" type="#_x0000_t202" style="width:459.5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" fillcolor="white [3201]" strokecolor="#5b9bd5 [3204]" strokeweight="1pt">
                  <v:textbox>
                    <w:txbxContent>
                      <w:p w14:paraId="24092D32" w14:textId="77777777" w:rsidR="00486330" w:rsidRPr="00DD459B" w:rsidRDefault="00486330" w:rsidP="00486330">
                        <w:pPr>
                          <w:ind w:left="-1" w:firstLine="566"/>
                          <w:jc w:val="right"/>
                          <w:rPr>
                            <w:rFonts w:cs="B Nazanin"/>
                            <w:lang w:bidi="fa-IR"/>
                          </w:rPr>
                        </w:pPr>
                        <w:r>
                          <w:rPr>
                            <w:rFonts w:cs="B Nazanin"/>
                            <w:lang w:bidi="fa-IR"/>
                          </w:rPr>
                          <w:t>P=</w:t>
                        </w:r>
                        <w:r>
                          <w:rPr>
                            <w:rFonts w:cs="B Nazanin"/>
                            <w:lang w:bidi="fa-IR"/>
                          </w:rPr>
                          <w:tab/>
                          <w:t>V=</w:t>
                        </w:r>
                        <w:r>
                          <w:rPr>
                            <w:rFonts w:cs="B Nazanin"/>
                            <w:lang w:bidi="fa-IR"/>
                          </w:rPr>
                          <w:tab/>
                          <w:t>I=</w:t>
                        </w:r>
                      </w:p>
                    </w:txbxContent>
                  </v:textbox>
                  <w10:anchorlock/>
                </v:shape>
              </w:pict>
            </mc:Fallback>
          </mc:AlternateContent>
        </w:r>
      </w:moveTo>
      <w:moveToRangeEnd w:id="11"/>
    </w:p>
    <w:p w14:paraId="0A01ECC5" w14:textId="7AF49139" w:rsidR="00486330" w:rsidRDefault="00486330" w:rsidP="007C4BA1">
      <w:pPr>
        <w:spacing w:line="276" w:lineRule="auto"/>
        <w:jc w:val="both"/>
        <w:rPr>
          <w:ins w:id="13" w:author="Shaghayegh G. Shahbazi" w:date="2024-01-28T11:47:00Z"/>
          <w:rFonts w:cs="B Nazanin"/>
          <w:sz w:val="24"/>
          <w:rtl/>
          <w:lang w:bidi="fa-IR"/>
        </w:rPr>
      </w:pPr>
      <w:ins w:id="14" w:author="Shaghayegh G. Shahbazi" w:date="2024-01-28T11:46:00Z">
        <w:r>
          <w:rPr>
            <w:rFonts w:cs="B Nazanin" w:hint="cs"/>
            <w:sz w:val="24"/>
            <w:rtl/>
            <w:lang w:bidi="fa-IR"/>
          </w:rPr>
          <w:t>این ولتاژ چه درصدی از ولتاژ نامی است و چه ارتباطی با پارامترهای ماشین</w:t>
        </w:r>
        <w:r>
          <w:rPr>
            <w:rFonts w:cs="B Nazanin"/>
            <w:sz w:val="24"/>
            <w:lang w:bidi="fa-IR"/>
          </w:rPr>
          <w:t xml:space="preserve"> </w:t>
        </w:r>
        <w:r>
          <w:rPr>
            <w:rFonts w:cs="B Nazanin" w:hint="cs"/>
            <w:sz w:val="24"/>
            <w:rtl/>
            <w:lang w:bidi="fa-IR"/>
          </w:rPr>
          <w:t>و ولتاژی که محاسبه کرده اید دارد؟</w:t>
        </w:r>
      </w:ins>
    </w:p>
    <w:p w14:paraId="75D2DE83" w14:textId="397CEBBC" w:rsidR="00486330" w:rsidRDefault="00486330" w:rsidP="007C4BA1">
      <w:pPr>
        <w:spacing w:line="276" w:lineRule="auto"/>
        <w:jc w:val="both"/>
        <w:rPr>
          <w:ins w:id="15" w:author="Shaghayegh G. Shahbazi" w:date="2024-01-28T11:46:00Z"/>
          <w:rFonts w:cs="B Nazanin"/>
          <w:sz w:val="24"/>
          <w:rtl/>
          <w:lang w:bidi="fa-IR"/>
        </w:rPr>
      </w:pPr>
      <w:ins w:id="16" w:author="Shaghayegh G. Shahbazi" w:date="2024-01-28T11:47:00Z">
        <w:r>
          <w:rPr>
            <w:rFonts w:asciiTheme="majorBidi" w:hAnsiTheme="majorBidi" w:cs="B Nazanin"/>
            <w:noProof/>
          </w:rPr>
          <mc:AlternateContent>
            <mc:Choice Requires="wps">
              <w:drawing>
                <wp:inline distT="0" distB="0" distL="0" distR="0" wp14:anchorId="086C685D" wp14:editId="4E30CD21">
                  <wp:extent cx="5892800" cy="648970"/>
                  <wp:effectExtent l="0" t="0" r="12700" b="17780"/>
                  <wp:docPr id="1914753364" name="Text Box 185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92800" cy="64897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5F0F6E" w14:textId="77777777" w:rsidR="00486330" w:rsidRPr="00302672" w:rsidRDefault="00486330" w:rsidP="00486330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086C685D" id="_x0000_s1207" type="#_x0000_t202" style="width:464pt;height:5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" fillcolor="white [3201]" strokecolor="#70ad47 [3209]" strokeweight="1pt">
                  <v:textbox>
                    <w:txbxContent>
                      <w:p w14:paraId="555F0F6E" w14:textId="77777777" w:rsidR="00486330" w:rsidRPr="00302672" w:rsidRDefault="00486330" w:rsidP="00486330">
                        <w:pPr>
                          <w:rPr>
                            <w:rtl/>
                            <w:lang w:bidi="fa-IR"/>
                          </w:rPr>
                        </w:pPr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08107083" w14:textId="2E5CB9FE" w:rsidR="00486330" w:rsidRPr="00577610" w:rsidDel="00486330" w:rsidRDefault="00486330" w:rsidP="007C4BA1">
      <w:pPr>
        <w:spacing w:line="276" w:lineRule="auto"/>
        <w:jc w:val="both"/>
        <w:rPr>
          <w:del w:id="17" w:author="Shaghayegh G. Shahbazi" w:date="2024-01-28T11:46:00Z"/>
          <w:rFonts w:asciiTheme="majorBidi" w:hAnsiTheme="majorBidi" w:cs="B Nazanin"/>
          <w:bCs/>
          <w:sz w:val="24"/>
          <w:rtl/>
          <w:lang w:bidi="fa-IR"/>
        </w:rPr>
      </w:pPr>
    </w:p>
    <w:p w14:paraId="51053AA5" w14:textId="7C0F409B" w:rsidR="007C4BA1" w:rsidRPr="00577610" w:rsidDel="00486330" w:rsidRDefault="006A2147" w:rsidP="00486330">
      <w:pPr>
        <w:spacing w:after="240" w:line="276" w:lineRule="auto"/>
        <w:jc w:val="both"/>
        <w:rPr>
          <w:del w:id="18" w:author="Shaghayegh G. Shahbazi" w:date="2024-01-28T11:46:00Z"/>
          <w:rFonts w:asciiTheme="majorBidi" w:hAnsiTheme="majorBidi" w:cs="B Nazanin"/>
          <w:bCs/>
          <w:sz w:val="24"/>
          <w:rtl/>
          <w:lang w:bidi="fa-IR"/>
        </w:rPr>
        <w:pPrChange w:id="19" w:author="Shaghayegh G. Shahbazi" w:date="2024-01-28T11:45:00Z">
          <w:pPr>
            <w:spacing w:line="276" w:lineRule="auto"/>
            <w:jc w:val="both"/>
          </w:pPr>
        </w:pPrChange>
      </w:pPr>
      <w:moveFromRangeStart w:id="20" w:author="Shaghayegh G. Shahbazi" w:date="2024-01-28T11:46:00Z" w:name="move157334829"/>
      <w:moveFrom w:id="21" w:author="Shaghayegh G. Shahbazi" w:date="2024-01-28T11:46:00Z">
        <w:r w:rsidDel="00486330">
          <w:rPr>
            <w:rFonts w:asciiTheme="majorBidi" w:hAnsiTheme="majorBidi" w:cs="B Nazanin"/>
            <w:noProof/>
          </w:rPr>
          <mc:AlternateContent>
            <mc:Choice Requires="wps">
              <w:drawing>
                <wp:inline distT="0" distB="0" distL="0" distR="0" wp14:anchorId="2EE55F90" wp14:editId="681682DC">
                  <wp:extent cx="5836285" cy="467995"/>
                  <wp:effectExtent l="9525" t="10160" r="12065" b="7620"/>
                  <wp:docPr id="50" name="Text Box 185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36285" cy="46799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7CA5FE" w14:textId="77777777" w:rsidR="006374A2" w:rsidRPr="00DD459B" w:rsidRDefault="006374A2" w:rsidP="00CD3640">
                              <w:pPr>
                                <w:ind w:left="-1" w:firstLine="566"/>
                                <w:jc w:val="right"/>
                                <w:rPr>
                                  <w:rFonts w:cs="B Nazanin"/>
                                  <w:lang w:bidi="fa-IR"/>
                                </w:rPr>
                              </w:pPr>
                              <w:r>
                                <w:rPr>
                                  <w:rFonts w:cs="B Nazanin"/>
                                  <w:lang w:bidi="fa-IR"/>
                                </w:rPr>
                                <w:t>P=</w:t>
                              </w:r>
                              <w:r>
                                <w:rPr>
                                  <w:rFonts w:cs="B Nazanin"/>
                                  <w:lang w:bidi="fa-IR"/>
                                </w:rPr>
                                <w:tab/>
                                <w:t>V=</w:t>
                              </w:r>
                              <w:r>
                                <w:rPr>
                                  <w:rFonts w:cs="B Nazanin"/>
                                  <w:lang w:bidi="fa-IR"/>
                                </w:rPr>
                                <w:tab/>
                                <w:t>I=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2EE55F90" id="_x0000_s1208" type="#_x0000_t202" style="width:459.5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" fillcolor="white [3201]" strokecolor="#5b9bd5 [3204]" strokeweight="1pt">
                  <v:textbox>
                    <w:txbxContent>
                      <w:p w14:paraId="677CA5FE" w14:textId="77777777" w:rsidR="006374A2" w:rsidRPr="00DD459B" w:rsidRDefault="006374A2" w:rsidP="00CD3640">
                        <w:pPr>
                          <w:ind w:left="-1" w:firstLine="566"/>
                          <w:jc w:val="right"/>
                          <w:rPr>
                            <w:rFonts w:cs="B Nazanin"/>
                            <w:lang w:bidi="fa-IR"/>
                          </w:rPr>
                        </w:pPr>
                        <w:r>
                          <w:rPr>
                            <w:rFonts w:cs="B Nazanin"/>
                            <w:lang w:bidi="fa-IR"/>
                          </w:rPr>
                          <w:t>P=</w:t>
                        </w:r>
                        <w:r>
                          <w:rPr>
                            <w:rFonts w:cs="B Nazanin"/>
                            <w:lang w:bidi="fa-IR"/>
                          </w:rPr>
                          <w:tab/>
                          <w:t>V=</w:t>
                        </w:r>
                        <w:r>
                          <w:rPr>
                            <w:rFonts w:cs="B Nazanin"/>
                            <w:lang w:bidi="fa-IR"/>
                          </w:rPr>
                          <w:tab/>
                          <w:t>I=</w:t>
                        </w:r>
                      </w:p>
                    </w:txbxContent>
                  </v:textbox>
                  <w10:anchorlock/>
                </v:shape>
              </w:pict>
            </mc:Fallback>
          </mc:AlternateContent>
        </w:r>
      </w:moveFrom>
      <w:moveFromRangeEnd w:id="20"/>
    </w:p>
    <w:p w14:paraId="50A7BA4F" w14:textId="77777777" w:rsidR="007C4BA1" w:rsidRPr="00577610" w:rsidRDefault="00450B32" w:rsidP="00486330">
      <w:pPr>
        <w:spacing w:after="240"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  <w:pPrChange w:id="22" w:author="Shaghayegh G. Shahbazi" w:date="2024-01-28T11:46:00Z">
          <w:pPr>
            <w:spacing w:line="276" w:lineRule="auto"/>
            <w:jc w:val="both"/>
          </w:pPr>
        </w:pPrChange>
      </w:pPr>
      <w:r>
        <w:rPr>
          <w:rFonts w:asciiTheme="majorBidi" w:hAnsiTheme="majorBidi" w:cs="B Nazanin" w:hint="cs"/>
          <w:bCs/>
          <w:sz w:val="24"/>
          <w:rtl/>
          <w:lang w:bidi="fa-IR"/>
        </w:rPr>
        <w:t xml:space="preserve">7-5-6-3 </w:t>
      </w:r>
      <w:r w:rsidR="007C4BA1" w:rsidRPr="00577610">
        <w:rPr>
          <w:rFonts w:asciiTheme="majorBidi" w:hAnsiTheme="majorBidi" w:cs="B Nazanin"/>
          <w:bCs/>
          <w:sz w:val="24"/>
          <w:rtl/>
          <w:lang w:bidi="fa-IR"/>
        </w:rPr>
        <w:t xml:space="preserve">آزمایش </w:t>
      </w:r>
      <w:r w:rsidR="007C4BA1" w:rsidRPr="00577610">
        <w:rPr>
          <w:rFonts w:asciiTheme="majorBidi" w:hAnsiTheme="majorBidi" w:cs="B Nazanin"/>
          <w:bCs/>
          <w:sz w:val="24"/>
          <w:lang w:bidi="fa-IR"/>
        </w:rPr>
        <w:t>DC</w:t>
      </w:r>
    </w:p>
    <w:p w14:paraId="4DA357E4" w14:textId="4B30FE15" w:rsidR="0035603A" w:rsidRPr="00577610" w:rsidRDefault="006A2147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93DC3B8" wp14:editId="5A8C15E6">
                <wp:extent cx="5836285" cy="1422400"/>
                <wp:effectExtent l="9525" t="14605" r="12065" b="10795"/>
                <wp:docPr id="49" name="Text Box 18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285" cy="1422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37"/>
                              <w:gridCol w:w="937"/>
                              <w:gridCol w:w="937"/>
                              <w:gridCol w:w="937"/>
                            </w:tblGrid>
                            <w:tr w:rsidR="006374A2" w:rsidRPr="0046334F" w14:paraId="17B5558B" w14:textId="77777777" w:rsidTr="00B2103F">
                              <w:trPr>
                                <w:trHeight w:val="553"/>
                                <w:jc w:val="center"/>
                              </w:trPr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6FC39922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3DD69487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</w:rPr>
                                  </w:pPr>
                                  <w:r w:rsidRPr="0046334F"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</w:rPr>
                                    <w:t>VU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6C0CDD86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6334F"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</w:rPr>
                                    <w:t>WU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449B5FC1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6334F"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</w:rPr>
                                    <w:t>WV</w:t>
                                  </w:r>
                                </w:p>
                              </w:tc>
                            </w:tr>
                            <w:tr w:rsidR="006374A2" w:rsidRPr="0046334F" w14:paraId="7EB7972C" w14:textId="77777777" w:rsidTr="00B2103F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229F7496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6334F">
                                    <w:rPr>
                                      <w:rFonts w:asciiTheme="majorBidi" w:hAnsiTheme="majorBidi" w:cs="B Lotus" w:hint="cs"/>
                                      <w:sz w:val="24"/>
                                      <w:szCs w:val="24"/>
                                      <w:rtl/>
                                    </w:rPr>
                                    <w:t>جریان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5A487615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28E6EA6F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3DBC5FE5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6374A2" w:rsidRPr="0046334F" w14:paraId="241C8C27" w14:textId="77777777" w:rsidTr="00B2103F">
                              <w:trPr>
                                <w:trHeight w:val="553"/>
                                <w:jc w:val="center"/>
                              </w:trPr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642F8205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6334F">
                                    <w:rPr>
                                      <w:rFonts w:asciiTheme="majorBidi" w:hAnsiTheme="majorBidi" w:cs="B Lotus" w:hint="cs"/>
                                      <w:sz w:val="24"/>
                                      <w:szCs w:val="24"/>
                                      <w:rtl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0D9BF095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326933C9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  <w:vAlign w:val="center"/>
                                </w:tcPr>
                                <w:p w14:paraId="08F46D94" w14:textId="77777777" w:rsidR="006374A2" w:rsidRPr="0046334F" w:rsidRDefault="006374A2" w:rsidP="007C4BA1">
                                  <w:pPr>
                                    <w:jc w:val="center"/>
                                    <w:rPr>
                                      <w:rFonts w:asciiTheme="majorBidi" w:hAnsiTheme="majorBidi" w:cs="B Lotus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396F49" w14:textId="77777777" w:rsidR="006374A2" w:rsidRPr="00DD459B" w:rsidRDefault="006374A2" w:rsidP="00B2103F">
                            <w:pPr>
                              <w:jc w:val="right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B Nazanin"/>
                                <w:lang w:bidi="fa-IR"/>
                              </w:rPr>
                              <w:t>V</w:t>
                            </w:r>
                            <w:r>
                              <w:rPr>
                                <w:rFonts w:cs="B Nazanin"/>
                                <w:vertAlign w:val="subscript"/>
                                <w:lang w:bidi="fa-IR"/>
                              </w:rPr>
                              <w:t>average</w:t>
                            </w:r>
                            <w:proofErr w:type="spellEnd"/>
                            <w:r>
                              <w:rPr>
                                <w:rFonts w:cs="B Nazanin"/>
                                <w:lang w:bidi="fa-IR"/>
                              </w:rPr>
                              <w:t>=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ab/>
                              <w:t xml:space="preserve">I </w:t>
                            </w:r>
                            <w:r>
                              <w:rPr>
                                <w:rFonts w:cs="B Nazanin"/>
                                <w:vertAlign w:val="subscript"/>
                                <w:lang w:bidi="fa-IR"/>
                              </w:rPr>
                              <w:t>average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3DC3B8" id="Text Box 18536" o:spid="_x0000_s1209" type="#_x0000_t202" style="width:459.55pt;height:1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" fillcolor="white [3201]" strokecolor="#5b9bd5 [3204]" strokeweight="1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37"/>
                        <w:gridCol w:w="937"/>
                        <w:gridCol w:w="937"/>
                        <w:gridCol w:w="937"/>
                      </w:tblGrid>
                      <w:tr w:rsidR="006374A2" w:rsidRPr="0046334F" w14:paraId="17B5558B" w14:textId="77777777" w:rsidTr="00B2103F">
                        <w:trPr>
                          <w:trHeight w:val="553"/>
                          <w:jc w:val="center"/>
                        </w:trPr>
                        <w:tc>
                          <w:tcPr>
                            <w:tcW w:w="937" w:type="dxa"/>
                            <w:vAlign w:val="center"/>
                          </w:tcPr>
                          <w:p w14:paraId="6FC39922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3DD69487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</w:rPr>
                            </w:pPr>
                            <w:r w:rsidRPr="0046334F"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</w:rPr>
                              <w:t>VU</w:t>
                            </w: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6C0CDD86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  <w:r w:rsidRPr="0046334F"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</w:rPr>
                              <w:t>WU</w:t>
                            </w: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449B5FC1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  <w:r w:rsidRPr="0046334F"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</w:rPr>
                              <w:t>WV</w:t>
                            </w:r>
                          </w:p>
                        </w:tc>
                      </w:tr>
                      <w:tr w:rsidR="006374A2" w:rsidRPr="0046334F" w14:paraId="7EB7972C" w14:textId="77777777" w:rsidTr="00B2103F">
                        <w:trPr>
                          <w:trHeight w:val="565"/>
                          <w:jc w:val="center"/>
                        </w:trPr>
                        <w:tc>
                          <w:tcPr>
                            <w:tcW w:w="937" w:type="dxa"/>
                            <w:vAlign w:val="center"/>
                          </w:tcPr>
                          <w:p w14:paraId="229F7496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  <w:r w:rsidRPr="0046334F">
                              <w:rPr>
                                <w:rFonts w:asciiTheme="majorBidi" w:hAnsiTheme="majorBidi" w:cs="B Lotus" w:hint="cs"/>
                                <w:sz w:val="24"/>
                                <w:szCs w:val="24"/>
                                <w:rtl/>
                              </w:rPr>
                              <w:t>جریان</w:t>
                            </w: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5A487615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28E6EA6F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3DBC5FE5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</w:tr>
                      <w:tr w:rsidR="006374A2" w:rsidRPr="0046334F" w14:paraId="241C8C27" w14:textId="77777777" w:rsidTr="00B2103F">
                        <w:trPr>
                          <w:trHeight w:val="553"/>
                          <w:jc w:val="center"/>
                        </w:trPr>
                        <w:tc>
                          <w:tcPr>
                            <w:tcW w:w="937" w:type="dxa"/>
                            <w:vAlign w:val="center"/>
                          </w:tcPr>
                          <w:p w14:paraId="642F8205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  <w:r w:rsidRPr="0046334F">
                              <w:rPr>
                                <w:rFonts w:asciiTheme="majorBidi" w:hAnsiTheme="majorBidi" w:cs="B Lotus" w:hint="cs"/>
                                <w:sz w:val="24"/>
                                <w:szCs w:val="24"/>
                                <w:rtl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0D9BF095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326933C9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  <w:vAlign w:val="center"/>
                          </w:tcPr>
                          <w:p w14:paraId="08F46D94" w14:textId="77777777" w:rsidR="006374A2" w:rsidRPr="0046334F" w:rsidRDefault="006374A2" w:rsidP="007C4BA1">
                            <w:pPr>
                              <w:jc w:val="center"/>
                              <w:rPr>
                                <w:rFonts w:asciiTheme="majorBidi" w:hAnsiTheme="majorBidi" w:cs="B Lotus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6396F49" w14:textId="77777777" w:rsidR="006374A2" w:rsidRPr="00DD459B" w:rsidRDefault="006374A2" w:rsidP="00B2103F">
                      <w:pPr>
                        <w:jc w:val="right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/>
                          <w:lang w:bidi="fa-IR"/>
                        </w:rPr>
                        <w:tab/>
                      </w:r>
                      <w:proofErr w:type="spellStart"/>
                      <w:r>
                        <w:rPr>
                          <w:rFonts w:cs="B Nazanin"/>
                          <w:lang w:bidi="fa-IR"/>
                        </w:rPr>
                        <w:t>V</w:t>
                      </w:r>
                      <w:r>
                        <w:rPr>
                          <w:rFonts w:cs="B Nazanin"/>
                          <w:vertAlign w:val="subscript"/>
                          <w:lang w:bidi="fa-IR"/>
                        </w:rPr>
                        <w:t>average</w:t>
                      </w:r>
                      <w:proofErr w:type="spellEnd"/>
                      <w:r>
                        <w:rPr>
                          <w:rFonts w:cs="B Nazanin"/>
                          <w:lang w:bidi="fa-IR"/>
                        </w:rPr>
                        <w:t>=</w:t>
                      </w:r>
                      <w:r>
                        <w:rPr>
                          <w:rFonts w:cs="B Nazanin"/>
                          <w:lang w:bidi="fa-IR"/>
                        </w:rPr>
                        <w:tab/>
                        <w:t xml:space="preserve">I </w:t>
                      </w:r>
                      <w:r>
                        <w:rPr>
                          <w:rFonts w:cs="B Nazanin"/>
                          <w:vertAlign w:val="subscript"/>
                          <w:lang w:bidi="fa-IR"/>
                        </w:rPr>
                        <w:t>average</w:t>
                      </w:r>
                      <w:r>
                        <w:rPr>
                          <w:rFonts w:cs="B Nazanin"/>
                          <w:lang w:bidi="fa-IR"/>
                        </w:rPr>
                        <w:t>=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6FB4F3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6E7D9010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620CA215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9B2EB9A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000542F9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64E6FDA2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0C9D0C05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7FE2C6D2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39F27088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24D3F031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71B25905" w14:textId="77777777" w:rsidR="006A36B6" w:rsidRPr="00577610" w:rsidRDefault="006A36B6" w:rsidP="006A36B6">
      <w:pPr>
        <w:spacing w:line="276" w:lineRule="auto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620E111F" w14:textId="77777777" w:rsidR="0035603A" w:rsidRPr="00577610" w:rsidRDefault="00450B32" w:rsidP="0035603A">
      <w:pPr>
        <w:pStyle w:val="ListParagraph"/>
        <w:ind w:left="0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7-6 </w:t>
      </w:r>
      <w:r w:rsidR="0035603A" w:rsidRPr="00577610">
        <w:rPr>
          <w:rFonts w:asciiTheme="majorBidi" w:hAnsiTheme="majorBidi" w:cs="B Nazanin"/>
          <w:bCs/>
          <w:sz w:val="24"/>
          <w:rtl/>
          <w:lang w:bidi="fa-IR"/>
        </w:rPr>
        <w:t>پرسش و محاسبه</w:t>
      </w:r>
    </w:p>
    <w:p w14:paraId="50B3B94A" w14:textId="77777777" w:rsidR="0035603A" w:rsidRPr="00577610" w:rsidRDefault="0035603A" w:rsidP="0035603A">
      <w:pPr>
        <w:pStyle w:val="ListParagraph"/>
        <w:numPr>
          <w:ilvl w:val="0"/>
          <w:numId w:val="16"/>
        </w:numPr>
        <w:spacing w:line="276" w:lineRule="auto"/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آیا موتور موجود را می توان با شبکه سه فاز </w:t>
      </w:r>
      <w:r w:rsidRPr="00577610">
        <w:rPr>
          <w:rFonts w:asciiTheme="majorBidi" w:hAnsiTheme="majorBidi" w:cs="B Nazanin"/>
          <w:sz w:val="24"/>
          <w:lang w:bidi="fa-IR"/>
        </w:rPr>
        <w:t>380V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با اتصال مثلث راه اندازی نمود؟ توضیح دهید.</w:t>
      </w:r>
    </w:p>
    <w:p w14:paraId="19D81C5C" w14:textId="5A79F956" w:rsidR="0035603A" w:rsidRPr="00577610" w:rsidRDefault="006A2147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C17B300" wp14:editId="7738D616">
                <wp:extent cx="5892800" cy="1371600"/>
                <wp:effectExtent l="9525" t="12065" r="12700" b="6985"/>
                <wp:docPr id="48" name="Text Box 1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4EF47" w14:textId="77777777" w:rsidR="006374A2" w:rsidRPr="00302672" w:rsidRDefault="006374A2" w:rsidP="0035603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17B300" id="Text Box 18539" o:spid="_x0000_s1207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" fillcolor="white [3201]" strokecolor="#70ad47 [3209]" strokeweight="1pt">
                <v:textbox>
                  <w:txbxContent>
                    <w:p w14:paraId="0794EF47" w14:textId="77777777" w:rsidR="006374A2" w:rsidRPr="00302672" w:rsidRDefault="006374A2" w:rsidP="0035603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C4AC0C" w14:textId="77777777" w:rsidR="0035603A" w:rsidRPr="00577610" w:rsidRDefault="0035603A" w:rsidP="0035603A">
      <w:pPr>
        <w:pStyle w:val="ListParagraph"/>
        <w:numPr>
          <w:ilvl w:val="0"/>
          <w:numId w:val="16"/>
        </w:numPr>
        <w:spacing w:line="276" w:lineRule="auto"/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جریان بی باری موتور را با جریان نامی آن مقایسه نمایید. چرا این نسبت خیلی کوچک نیست؟</w:t>
      </w:r>
    </w:p>
    <w:p w14:paraId="1E090BCC" w14:textId="7AD00A06" w:rsidR="0035603A" w:rsidRPr="00577610" w:rsidRDefault="006A2147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49F0972" wp14:editId="29B75F4E">
                <wp:extent cx="5892800" cy="1371600"/>
                <wp:effectExtent l="9525" t="12700" r="12700" b="15875"/>
                <wp:docPr id="46" name="Text Box 18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B1F0B" w14:textId="77777777" w:rsidR="006374A2" w:rsidRPr="00302672" w:rsidRDefault="006374A2" w:rsidP="0035603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F0972" id="Text Box 18540" o:spid="_x0000_s1208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m7oP+D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211B1F0B" w14:textId="77777777" w:rsidR="006374A2" w:rsidRPr="00302672" w:rsidRDefault="006374A2" w:rsidP="0035603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1656DE" w14:textId="77777777" w:rsidR="0035603A" w:rsidRPr="00577610" w:rsidRDefault="0035603A" w:rsidP="0035603A">
      <w:pPr>
        <w:pStyle w:val="ListParagraph"/>
        <w:numPr>
          <w:ilvl w:val="0"/>
          <w:numId w:val="16"/>
        </w:numPr>
        <w:spacing w:line="276" w:lineRule="auto"/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فکر می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کنید که جریان راه‌اندازی زیاد چه تاثیری می‌تواند بر روی منبع تغذیه داشته باشد؟</w:t>
      </w:r>
    </w:p>
    <w:p w14:paraId="600F609B" w14:textId="5C098AEB" w:rsidR="0035603A" w:rsidRPr="00577610" w:rsidRDefault="006A2147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8B6EA7D" wp14:editId="181440E0">
                <wp:extent cx="5892800" cy="1371600"/>
                <wp:effectExtent l="9525" t="12700" r="12700" b="6350"/>
                <wp:docPr id="45" name="Text Box 18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4A6FC" w14:textId="77777777" w:rsidR="006374A2" w:rsidRPr="00302672" w:rsidRDefault="006374A2" w:rsidP="0035603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B6EA7D" id="Text Box 18541" o:spid="_x0000_s1209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O/T6FD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3AA4A6FC" w14:textId="77777777" w:rsidR="006374A2" w:rsidRPr="00302672" w:rsidRDefault="006374A2" w:rsidP="0035603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8FA11F8" w14:textId="77777777" w:rsidR="0035603A" w:rsidRPr="00577610" w:rsidRDefault="0035603A" w:rsidP="0035603A">
      <w:pPr>
        <w:pStyle w:val="ListParagraph"/>
        <w:numPr>
          <w:ilvl w:val="0"/>
          <w:numId w:val="16"/>
        </w:numPr>
        <w:spacing w:line="276" w:lineRule="auto"/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با توجه به منحنی بازده اندازه گیری شده بر حسب سرعت، بازده در چه سرعتی حداکثر است؟ چه نتیجه‌ای از این قسمت می</w:t>
      </w:r>
      <w:r w:rsidRPr="00577610">
        <w:rPr>
          <w:rFonts w:asciiTheme="majorBidi" w:hAnsiTheme="majorBidi" w:cs="B Nazanin"/>
          <w:sz w:val="24"/>
          <w:rtl/>
          <w:lang w:bidi="fa-IR"/>
        </w:rPr>
        <w:softHyphen/>
        <w:t>گیرید؟</w:t>
      </w:r>
    </w:p>
    <w:p w14:paraId="3C903401" w14:textId="6767FF9A" w:rsidR="0035603A" w:rsidRPr="00577610" w:rsidRDefault="006A2147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1FB56A8" wp14:editId="508DB510">
                <wp:extent cx="5892800" cy="1371600"/>
                <wp:effectExtent l="9525" t="11430" r="12700" b="7620"/>
                <wp:docPr id="44" name="Text Box 18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1371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50AC6" w14:textId="77777777" w:rsidR="006374A2" w:rsidRPr="00302672" w:rsidRDefault="006374A2" w:rsidP="0035603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FB56A8" id="Text Box 18542" o:spid="_x0000_s1210" type="#_x0000_t202" style="width:464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" fillcolor="white [3201]" strokecolor="#70ad47 [3209]" strokeweight="1pt">
                <v:textbox>
                  <w:txbxContent>
                    <w:p w14:paraId="73450AC6" w14:textId="77777777" w:rsidR="006374A2" w:rsidRPr="00302672" w:rsidRDefault="006374A2" w:rsidP="0035603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27ED33" w14:textId="77777777" w:rsidR="006A36B6" w:rsidRPr="00577610" w:rsidRDefault="006A36B6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</w:p>
    <w:p w14:paraId="2DC3610B" w14:textId="77777777" w:rsidR="0035603A" w:rsidRPr="00577610" w:rsidRDefault="0035603A" w:rsidP="0035603A">
      <w:pPr>
        <w:pStyle w:val="ListParagraph"/>
        <w:numPr>
          <w:ilvl w:val="0"/>
          <w:numId w:val="16"/>
        </w:numPr>
        <w:spacing w:line="276" w:lineRule="auto"/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با استفاده از 7-5-6، پارامترهای مدار معادل را محاسبه کنید (موتور را یک بار کلاس </w:t>
      </w:r>
      <w:r w:rsidRPr="00577610">
        <w:rPr>
          <w:rFonts w:asciiTheme="majorBidi" w:hAnsiTheme="majorBidi" w:cs="B Nazanin"/>
          <w:sz w:val="24"/>
          <w:lang w:bidi="fa-IR"/>
        </w:rPr>
        <w:t>A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و بار دیگر کلاس </w:t>
      </w:r>
      <w:r w:rsidRPr="00577610">
        <w:rPr>
          <w:rFonts w:asciiTheme="majorBidi" w:hAnsiTheme="majorBidi" w:cs="B Nazanin"/>
          <w:sz w:val="24"/>
          <w:lang w:bidi="fa-IR"/>
        </w:rPr>
        <w:t>B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فرض نمایید).</w:t>
      </w:r>
    </w:p>
    <w:p w14:paraId="3B6EC096" w14:textId="3D86857E" w:rsidR="0035603A" w:rsidRPr="00577610" w:rsidRDefault="006A2147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5F5D6E4" wp14:editId="26559D76">
                <wp:extent cx="5892800" cy="3505200"/>
                <wp:effectExtent l="9525" t="13970" r="12700" b="14605"/>
                <wp:docPr id="43" name="Text Box 18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3505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4261F" w14:textId="77777777" w:rsidR="006374A2" w:rsidRPr="00302672" w:rsidRDefault="006374A2" w:rsidP="0035603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5D6E4" id="Text Box 18537" o:spid="_x0000_s1211" type="#_x0000_t202" style="width:464pt;height:2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" fillcolor="white [3201]" strokecolor="#70ad47 [3209]" strokeweight="1pt">
                <v:textbox>
                  <w:txbxContent>
                    <w:p w14:paraId="3B64261F" w14:textId="77777777" w:rsidR="006374A2" w:rsidRPr="00302672" w:rsidRDefault="006374A2" w:rsidP="0035603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2DEFFF4" w14:textId="77777777" w:rsidR="0035603A" w:rsidRPr="00577610" w:rsidRDefault="0035603A" w:rsidP="0035603A">
      <w:pPr>
        <w:pStyle w:val="ListParagraph"/>
        <w:numPr>
          <w:ilvl w:val="0"/>
          <w:numId w:val="16"/>
        </w:numPr>
        <w:spacing w:line="276" w:lineRule="auto"/>
        <w:ind w:left="0" w:firstLine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با استفاده از پارامترهای بدست آمده، موتور القایی را شبیه سازی کنید و منحنی گشتاور-سرعت آن را با منحنی‌ که در این آزمایش بدست آوردید مقایسه کنید. (موتور را یک بار کلاس </w:t>
      </w:r>
      <w:r w:rsidRPr="00577610">
        <w:rPr>
          <w:rFonts w:asciiTheme="majorBidi" w:hAnsiTheme="majorBidi" w:cs="B Nazanin"/>
          <w:sz w:val="24"/>
          <w:lang w:bidi="fa-IR"/>
        </w:rPr>
        <w:t>A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و بار دیگر کلاس </w:t>
      </w:r>
      <w:r w:rsidRPr="00577610">
        <w:rPr>
          <w:rFonts w:asciiTheme="majorBidi" w:hAnsiTheme="majorBidi" w:cs="B Nazanin"/>
          <w:sz w:val="24"/>
          <w:lang w:bidi="fa-IR"/>
        </w:rPr>
        <w:t>B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فرض نمایید و منحنی های خروجی از شبیه سازی را گزارش دهید.)</w:t>
      </w:r>
    </w:p>
    <w:p w14:paraId="600DF5BA" w14:textId="6F55F9E0" w:rsidR="0035603A" w:rsidRPr="00577610" w:rsidRDefault="006A2147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0C6DE67" wp14:editId="7BEA8750">
                <wp:extent cx="5892800" cy="2912745"/>
                <wp:effectExtent l="9525" t="10795" r="12700" b="10160"/>
                <wp:docPr id="42" name="Text Box 18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29127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8A08A" w14:textId="77777777" w:rsidR="006374A2" w:rsidRPr="00302672" w:rsidRDefault="006374A2" w:rsidP="0035603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C6DE67" id="Text Box 18546" o:spid="_x0000_s1212" type="#_x0000_t202" style="width:464pt;height:2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" fillcolor="white [3201]" strokecolor="#70ad47 [3209]" strokeweight="1pt">
                <v:textbox>
                  <w:txbxContent>
                    <w:p w14:paraId="7388A08A" w14:textId="77777777" w:rsidR="006374A2" w:rsidRPr="00302672" w:rsidRDefault="006374A2" w:rsidP="0035603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98C25B" w14:textId="77777777" w:rsidR="006A36B6" w:rsidRPr="00577610" w:rsidRDefault="006A36B6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rtl/>
          <w:lang w:bidi="fa-IR"/>
        </w:rPr>
        <w:sectPr w:rsidR="006A36B6" w:rsidRPr="00577610" w:rsidSect="00885181">
          <w:headerReference w:type="default" r:id="rId54"/>
          <w:type w:val="continuous"/>
          <w:pgSz w:w="12240" w:h="15840"/>
          <w:pgMar w:top="990" w:right="1440" w:bottom="360" w:left="1440" w:header="720" w:footer="720" w:gutter="0"/>
          <w:pgNumType w:start="0"/>
          <w:cols w:space="720"/>
          <w:titlePg/>
          <w:docGrid w:linePitch="360"/>
        </w:sectPr>
      </w:pPr>
    </w:p>
    <w:p w14:paraId="0964D21D" w14:textId="77777777" w:rsidR="006A36B6" w:rsidRPr="00577610" w:rsidRDefault="006A36B6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</w:p>
    <w:p w14:paraId="7BDD46B9" w14:textId="77777777" w:rsidR="0035603A" w:rsidRPr="00577610" w:rsidRDefault="0035603A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72EF1D24" w14:textId="77777777" w:rsidR="006A36B6" w:rsidRPr="00577610" w:rsidRDefault="006A36B6" w:rsidP="006A36B6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A3DEAAF" w14:textId="77777777" w:rsidR="006A36B6" w:rsidRPr="00577610" w:rsidRDefault="006A36B6" w:rsidP="006A36B6">
      <w:pPr>
        <w:jc w:val="both"/>
        <w:rPr>
          <w:rFonts w:asciiTheme="majorBidi" w:hAnsiTheme="majorBidi" w:cs="B Nazanin"/>
          <w:b/>
          <w:bCs/>
          <w:sz w:val="24"/>
          <w:lang w:bidi="fa-IR"/>
        </w:rPr>
      </w:pPr>
      <w:r w:rsidRPr="00577610">
        <w:rPr>
          <w:rFonts w:asciiTheme="majorBidi" w:hAnsiTheme="majorBidi" w:cs="B Nazanin"/>
          <w:noProof/>
          <w:sz w:val="24"/>
        </w:rPr>
        <w:drawing>
          <wp:anchor distT="0" distB="0" distL="114300" distR="114300" simplePos="0" relativeHeight="251673600" behindDoc="1" locked="0" layoutInCell="1" allowOverlap="1" wp14:anchorId="531E981C" wp14:editId="57BE53D2">
            <wp:simplePos x="0" y="0"/>
            <wp:positionH relativeFrom="margin">
              <wp:align>center</wp:align>
            </wp:positionH>
            <wp:positionV relativeFrom="paragraph">
              <wp:posOffset>100879</wp:posOffset>
            </wp:positionV>
            <wp:extent cx="3528060" cy="5039995"/>
            <wp:effectExtent l="6032" t="0" r="2223" b="2222"/>
            <wp:wrapNone/>
            <wp:docPr id="18547" name="Picture 18547" descr="brdr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rdr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8060" cy="503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61181D" w14:textId="77777777" w:rsidR="006A36B6" w:rsidRPr="00577610" w:rsidRDefault="006A36B6" w:rsidP="006A36B6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6BE6D086" w14:textId="77777777" w:rsidR="006A36B6" w:rsidRPr="00577610" w:rsidRDefault="006A36B6" w:rsidP="006A36B6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10DA832B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lang w:bidi="fa-IR"/>
        </w:rPr>
      </w:pPr>
    </w:p>
    <w:p w14:paraId="29E6BE0C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4159965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BAA72AA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74FD955C" w14:textId="77777777" w:rsidR="006A36B6" w:rsidRPr="00577610" w:rsidRDefault="006A36B6" w:rsidP="006A36B6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آزمايش8:</w:t>
      </w:r>
    </w:p>
    <w:p w14:paraId="3F57CDB4" w14:textId="77777777" w:rsidR="006A36B6" w:rsidRPr="00577610" w:rsidRDefault="006A36B6" w:rsidP="006A36B6">
      <w:pPr>
        <w:jc w:val="center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267B3FCB" w14:textId="77777777" w:rsidR="006A36B6" w:rsidRPr="00577610" w:rsidRDefault="006A36B6" w:rsidP="006A36B6">
      <w:pPr>
        <w:jc w:val="center"/>
        <w:rPr>
          <w:rFonts w:asciiTheme="majorBidi" w:hAnsiTheme="majorBidi" w:cs="B Nazanin"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تعيين مشخصه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softHyphen/>
        <w:t xml:space="preserve">هاي موتورهای </w:t>
      </w:r>
      <w:r w:rsidRPr="00577610">
        <w:rPr>
          <w:rFonts w:asciiTheme="majorBidi" w:hAnsiTheme="majorBidi" w:cs="B Nazanin"/>
          <w:b/>
          <w:bCs/>
          <w:sz w:val="24"/>
          <w:lang w:bidi="fa-IR"/>
        </w:rPr>
        <w:t>DC</w:t>
      </w: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تحریک سري و موازی</w:t>
      </w:r>
    </w:p>
    <w:p w14:paraId="614B1A92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19474C5A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5F48CF17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073DA09E" w14:textId="77777777" w:rsidR="006A36B6" w:rsidRPr="00577610" w:rsidRDefault="006A36B6" w:rsidP="006A36B6">
      <w:pPr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62477928" w14:textId="77777777" w:rsidR="006A36B6" w:rsidRPr="00577610" w:rsidRDefault="006A36B6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</w:p>
    <w:p w14:paraId="6AFFD05D" w14:textId="77777777" w:rsidR="0035603A" w:rsidRPr="00577610" w:rsidRDefault="0035603A" w:rsidP="0035603A">
      <w:pPr>
        <w:pStyle w:val="ListParagraph"/>
        <w:spacing w:line="276" w:lineRule="auto"/>
        <w:ind w:left="0"/>
        <w:contextualSpacing w:val="0"/>
        <w:jc w:val="both"/>
        <w:rPr>
          <w:rFonts w:asciiTheme="majorBidi" w:hAnsiTheme="majorBidi" w:cs="B Nazanin"/>
          <w:sz w:val="24"/>
          <w:lang w:bidi="fa-IR"/>
        </w:rPr>
      </w:pPr>
    </w:p>
    <w:p w14:paraId="72E98202" w14:textId="77777777" w:rsidR="00B2103F" w:rsidRPr="00577610" w:rsidRDefault="00B2103F" w:rsidP="00B16F3B">
      <w:pPr>
        <w:pStyle w:val="ListParagraph"/>
        <w:ind w:left="-2" w:firstLine="2"/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32D7B3E" w14:textId="77777777" w:rsidR="007C4BA1" w:rsidRPr="00577610" w:rsidRDefault="007C4BA1" w:rsidP="007C4BA1">
      <w:pPr>
        <w:pStyle w:val="ListParagraph"/>
        <w:ind w:left="423"/>
        <w:jc w:val="both"/>
        <w:rPr>
          <w:rFonts w:asciiTheme="majorBidi" w:hAnsiTheme="majorBidi" w:cs="B Nazanin"/>
          <w:bCs/>
          <w:sz w:val="24"/>
          <w:rtl/>
          <w:lang w:bidi="fa-IR"/>
        </w:rPr>
      </w:pPr>
    </w:p>
    <w:p w14:paraId="02DDBE63" w14:textId="77777777" w:rsidR="00C4472D" w:rsidRPr="00577610" w:rsidRDefault="00C4472D" w:rsidP="00E21FC9">
      <w:pPr>
        <w:rPr>
          <w:rFonts w:asciiTheme="majorBidi" w:hAnsiTheme="majorBidi" w:cs="B Nazanin"/>
          <w:sz w:val="24"/>
          <w:lang w:bidi="fa-IR"/>
        </w:rPr>
      </w:pPr>
    </w:p>
    <w:p w14:paraId="0FDD8CAD" w14:textId="77777777" w:rsidR="00CC7390" w:rsidRPr="00577610" w:rsidRDefault="00CC7390" w:rsidP="00CC7390">
      <w:pPr>
        <w:rPr>
          <w:rFonts w:asciiTheme="majorBidi" w:hAnsiTheme="majorBidi" w:cs="B Nazanin"/>
          <w:sz w:val="24"/>
          <w:lang w:bidi="fa-IR"/>
        </w:rPr>
      </w:pPr>
    </w:p>
    <w:p w14:paraId="416A6F82" w14:textId="77777777" w:rsidR="00C85E9C" w:rsidRPr="00577610" w:rsidRDefault="00C85E9C" w:rsidP="00C85E9C">
      <w:pPr>
        <w:rPr>
          <w:rFonts w:asciiTheme="majorBidi" w:hAnsiTheme="majorBidi" w:cs="B Nazanin"/>
          <w:b/>
          <w:bCs/>
          <w:sz w:val="24"/>
          <w:lang w:bidi="fa-IR"/>
        </w:rPr>
      </w:pPr>
    </w:p>
    <w:p w14:paraId="2B4495F4" w14:textId="77777777" w:rsidR="00C85E9C" w:rsidRPr="00577610" w:rsidRDefault="00C85E9C" w:rsidP="0071556A">
      <w:pPr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01397D19" w14:textId="77777777" w:rsidR="00B52F3B" w:rsidRPr="00577610" w:rsidRDefault="00B52F3B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1580D830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AF27472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lang w:bidi="fa-IR"/>
        </w:rPr>
      </w:pPr>
    </w:p>
    <w:p w14:paraId="1269F193" w14:textId="77777777" w:rsidR="00660FFD" w:rsidRPr="00577610" w:rsidRDefault="00660FFD" w:rsidP="00B52F3B">
      <w:pPr>
        <w:jc w:val="both"/>
        <w:rPr>
          <w:rFonts w:asciiTheme="majorBidi" w:hAnsiTheme="majorBidi" w:cs="B Nazanin"/>
          <w:sz w:val="24"/>
          <w:lang w:bidi="fa-IR"/>
        </w:rPr>
      </w:pPr>
    </w:p>
    <w:p w14:paraId="0565606C" w14:textId="77777777" w:rsidR="00660FFD" w:rsidRPr="00577610" w:rsidRDefault="00660FFD" w:rsidP="00B52F3B">
      <w:pPr>
        <w:jc w:val="both"/>
        <w:rPr>
          <w:rFonts w:asciiTheme="majorBidi" w:hAnsiTheme="majorBidi" w:cs="B Nazanin"/>
          <w:sz w:val="24"/>
          <w:lang w:bidi="fa-IR"/>
        </w:rPr>
      </w:pPr>
    </w:p>
    <w:p w14:paraId="1D30BA0F" w14:textId="77777777" w:rsidR="00660FFD" w:rsidRPr="00577610" w:rsidRDefault="00660FFD" w:rsidP="00B52F3B">
      <w:pPr>
        <w:jc w:val="both"/>
        <w:rPr>
          <w:rFonts w:asciiTheme="majorBidi" w:hAnsiTheme="majorBidi" w:cs="B Nazanin"/>
          <w:sz w:val="24"/>
          <w:lang w:bidi="fa-IR"/>
        </w:rPr>
      </w:pPr>
    </w:p>
    <w:p w14:paraId="715E90B9" w14:textId="77777777" w:rsidR="00660FFD" w:rsidRPr="00577610" w:rsidRDefault="00660FFD" w:rsidP="00B52F3B">
      <w:pPr>
        <w:jc w:val="both"/>
        <w:rPr>
          <w:rFonts w:asciiTheme="majorBidi" w:hAnsiTheme="majorBidi" w:cs="B Nazanin"/>
          <w:sz w:val="24"/>
          <w:lang w:bidi="fa-IR"/>
        </w:rPr>
      </w:pPr>
    </w:p>
    <w:p w14:paraId="53E30566" w14:textId="77777777" w:rsidR="00660FFD" w:rsidRPr="00577610" w:rsidRDefault="00660FFD" w:rsidP="00B52F3B">
      <w:pPr>
        <w:jc w:val="both"/>
        <w:rPr>
          <w:rFonts w:asciiTheme="majorBidi" w:hAnsiTheme="majorBidi" w:cs="B Nazanin"/>
          <w:sz w:val="24"/>
          <w:lang w:bidi="fa-IR"/>
        </w:rPr>
      </w:pPr>
    </w:p>
    <w:p w14:paraId="475309C6" w14:textId="77777777" w:rsidR="00660FFD" w:rsidRPr="00577610" w:rsidRDefault="00660FFD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57AAC419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4D31E4BF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E216249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31C43767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4F8E3CB0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1EBB16B6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A6317BE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16927C6A" w14:textId="77777777" w:rsidR="00676902" w:rsidRPr="00577610" w:rsidRDefault="00676902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CBB9E51" w14:textId="77777777" w:rsidR="00676902" w:rsidRPr="00577610" w:rsidRDefault="00676902" w:rsidP="00676902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rtl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گزارش خود را به صورت یک فایل </w:t>
      </w:r>
      <w:r w:rsidRPr="00577610">
        <w:rPr>
          <w:rFonts w:asciiTheme="majorBidi" w:hAnsiTheme="majorBidi" w:cs="B Nazanin"/>
          <w:b/>
          <w:bCs/>
          <w:lang w:bidi="fa-IR"/>
        </w:rPr>
        <w:t>.pdf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 در سامانه بارگذاری نمایید.</w:t>
      </w:r>
    </w:p>
    <w:p w14:paraId="14B5388F" w14:textId="77777777" w:rsidR="00676902" w:rsidRPr="00577610" w:rsidRDefault="00676902" w:rsidP="00676902">
      <w:pPr>
        <w:pStyle w:val="ListParagraph"/>
        <w:numPr>
          <w:ilvl w:val="0"/>
          <w:numId w:val="1"/>
        </w:numPr>
        <w:ind w:left="0" w:firstLine="0"/>
        <w:jc w:val="both"/>
        <w:rPr>
          <w:rFonts w:asciiTheme="majorBidi" w:hAnsiTheme="majorBidi" w:cs="B Nazanin"/>
          <w:b/>
          <w:bCs/>
          <w:lang w:bidi="fa-IR"/>
        </w:rPr>
      </w:pP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نام گذاری گزارش را به صورت </w:t>
      </w:r>
      <w:r w:rsidRPr="00577610">
        <w:rPr>
          <w:rFonts w:asciiTheme="majorBidi" w:hAnsiTheme="majorBidi" w:cs="B Nazanin"/>
          <w:b/>
          <w:bCs/>
          <w:lang w:bidi="fa-IR"/>
        </w:rPr>
        <w:t>report_8_student number1_ student number2</w:t>
      </w:r>
      <w:r w:rsidRPr="00577610">
        <w:rPr>
          <w:rFonts w:asciiTheme="majorBidi" w:hAnsiTheme="majorBidi" w:cs="B Nazanin"/>
          <w:b/>
          <w:bCs/>
          <w:rtl/>
          <w:lang w:bidi="fa-IR"/>
        </w:rPr>
        <w:t xml:space="preserve"> انجام دهید.</w:t>
      </w:r>
    </w:p>
    <w:p w14:paraId="07478318" w14:textId="77777777" w:rsidR="00676902" w:rsidRPr="00577610" w:rsidRDefault="00676902" w:rsidP="00676902">
      <w:pPr>
        <w:rPr>
          <w:rFonts w:asciiTheme="majorBidi" w:hAnsiTheme="majorBidi" w:cs="B Nazanin"/>
          <w:rtl/>
          <w:lang w:bidi="fa-IR"/>
        </w:rPr>
      </w:pPr>
      <w:r w:rsidRPr="00577610">
        <w:rPr>
          <w:rFonts w:asciiTheme="majorBidi" w:hAnsiTheme="majorBidi" w:cs="B Nazanin"/>
          <w:rtl/>
          <w:lang w:bidi="fa-IR"/>
        </w:rPr>
        <w:t>نام و شماره دانشجویی اعضای گروه:</w:t>
      </w:r>
    </w:p>
    <w:p w14:paraId="5D7CEB96" w14:textId="07004551" w:rsidR="00676902" w:rsidRPr="00577610" w:rsidRDefault="006A2147" w:rsidP="00676902">
      <w:pPr>
        <w:ind w:hanging="270"/>
        <w:rPr>
          <w:rFonts w:asciiTheme="majorBidi" w:hAnsiTheme="majorBidi" w:cs="B Nazanin"/>
          <w:sz w:val="20"/>
          <w:szCs w:val="20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BA27D79" wp14:editId="0EA91110">
                <wp:extent cx="5866765" cy="601345"/>
                <wp:effectExtent l="9525" t="12065" r="10160" b="15240"/>
                <wp:docPr id="41" name="Text Box 18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6765" cy="6013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04381" w14:textId="77777777" w:rsidR="006374A2" w:rsidRDefault="006374A2" w:rsidP="00676902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27D79" id="Text Box 18549" o:spid="_x0000_s1213" type="#_x0000_t202" style="width:461.95pt;height: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" fillcolor="white [3201]" strokecolor="black [3213]" strokeweight="1pt">
                <v:textbox>
                  <w:txbxContent>
                    <w:p w14:paraId="68704381" w14:textId="77777777" w:rsidR="006374A2" w:rsidRDefault="006374A2" w:rsidP="00676902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66B85B" w14:textId="77777777" w:rsidR="00A9519C" w:rsidRPr="00577610" w:rsidRDefault="001B7458" w:rsidP="00A9519C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8-5-1 </w:t>
      </w:r>
      <w:r w:rsidR="00A9519C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مشخصه موتور </w:t>
      </w:r>
      <w:r w:rsidR="00A9519C" w:rsidRPr="00577610">
        <w:rPr>
          <w:rFonts w:asciiTheme="majorBidi" w:hAnsiTheme="majorBidi" w:cs="B Nazanin"/>
          <w:b/>
          <w:bCs/>
          <w:sz w:val="24"/>
          <w:lang w:bidi="fa-IR"/>
        </w:rPr>
        <w:t>DC</w:t>
      </w:r>
      <w:r w:rsidR="00A9519C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سری</w:t>
      </w:r>
    </w:p>
    <w:p w14:paraId="2BBB2CE3" w14:textId="77777777" w:rsidR="00676902" w:rsidRPr="00577610" w:rsidRDefault="00676902" w:rsidP="00676902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مقادیر نامی</w:t>
      </w:r>
    </w:p>
    <w:p w14:paraId="46B5D249" w14:textId="7D472B1D" w:rsidR="00676902" w:rsidRPr="00577610" w:rsidRDefault="006A2147" w:rsidP="00676902">
      <w:pPr>
        <w:jc w:val="both"/>
        <w:rPr>
          <w:rFonts w:asciiTheme="majorBidi" w:hAnsiTheme="majorBidi" w:cs="B Nazanin"/>
          <w:b/>
          <w:bCs/>
          <w:sz w:val="24"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C660272" wp14:editId="67DF5184">
                <wp:extent cx="5765165" cy="727075"/>
                <wp:effectExtent l="9525" t="13335" r="6985" b="12065"/>
                <wp:docPr id="40" name="Text Box 18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165" cy="727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00"/>
                              <w:gridCol w:w="2108"/>
                              <w:gridCol w:w="2099"/>
                              <w:gridCol w:w="2109"/>
                            </w:tblGrid>
                            <w:tr w:rsidR="006374A2" w:rsidRPr="004C0EBF" w14:paraId="05037A4F" w14:textId="77777777" w:rsidTr="006374A2">
                              <w:tc>
                                <w:tcPr>
                                  <w:tcW w:w="21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F0B10BE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68DFC94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01F6C0C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توان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080B744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6374A2" w:rsidRPr="004C0EBF" w14:paraId="2985E09D" w14:textId="77777777" w:rsidTr="006374A2">
                              <w:tc>
                                <w:tcPr>
                                  <w:tcW w:w="217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77CA90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A2FA6A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6D70F9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3F0B3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06BBDB" w14:textId="77777777" w:rsidR="006374A2" w:rsidRDefault="006374A2" w:rsidP="0067690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660272" id="Text Box 18550" o:spid="_x0000_s1217" type="#_x0000_t202" style="width:453.95pt;height:5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00"/>
                        <w:gridCol w:w="2108"/>
                        <w:gridCol w:w="2099"/>
                        <w:gridCol w:w="2109"/>
                      </w:tblGrid>
                      <w:tr w:rsidR="006374A2" w:rsidRPr="004C0EBF" w14:paraId="05037A4F" w14:textId="77777777" w:rsidTr="006374A2">
                        <w:tc>
                          <w:tcPr>
                            <w:tcW w:w="21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F0B10BE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68DFC94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01F6C0C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توان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080B744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6374A2" w:rsidRPr="004C0EBF" w14:paraId="2985E09D" w14:textId="77777777" w:rsidTr="006374A2">
                        <w:tc>
                          <w:tcPr>
                            <w:tcW w:w="217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77CA90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A2FA6A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6D70F9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3F0B3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1006BBDB" w14:textId="77777777" w:rsidR="006374A2" w:rsidRDefault="006374A2" w:rsidP="0067690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85121D8" w14:textId="77777777" w:rsidR="00660FFD" w:rsidRPr="00577610" w:rsidRDefault="00660FFD" w:rsidP="00660FFD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الف) مشخصه با باري</w:t>
      </w:r>
    </w:p>
    <w:p w14:paraId="064A1611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گشتاور را در 5 مرحله از صفر تا 1 نیوتون متر افزایش دهید و در هر مرحله سرعت و جریان آرمیچر را یادداشت کنید.</w:t>
      </w:r>
    </w:p>
    <w:p w14:paraId="633D4059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4B11657" wp14:editId="18B2C32D">
                <wp:extent cx="5755005" cy="971550"/>
                <wp:effectExtent l="9525" t="7620" r="7620" b="11430"/>
                <wp:docPr id="18559" name="Text Box 18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971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53"/>
                              <w:gridCol w:w="1453"/>
                              <w:gridCol w:w="1453"/>
                              <w:gridCol w:w="1453"/>
                              <w:gridCol w:w="1453"/>
                              <w:gridCol w:w="1454"/>
                            </w:tblGrid>
                            <w:tr w:rsidR="003C6A19" w:rsidRPr="004C0EBF" w14:paraId="7E7C82A8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3162A22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5B2BF4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B1DBB4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A463460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2541240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E4D171D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گشتاور</w:t>
                                  </w:r>
                                </w:p>
                              </w:tc>
                            </w:tr>
                            <w:tr w:rsidR="003C6A19" w:rsidRPr="004C0EBF" w14:paraId="146D1143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AD600B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B4A46F5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91115A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537633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EA4775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1C457E6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3C6A19" w:rsidRPr="004C0EBF" w14:paraId="4087D303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3BF0D0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1921B41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D2C4F3A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E829E8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9C67D9" w14:textId="77777777" w:rsidR="003C6A19" w:rsidRPr="004C0EBF" w:rsidRDefault="003C6A1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B48BD02" w14:textId="77777777" w:rsidR="003C6A19" w:rsidRPr="004C0EBF" w:rsidRDefault="003C6A19" w:rsidP="00314DA0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آرمیچر</w:t>
                                  </w:r>
                                </w:p>
                              </w:tc>
                            </w:tr>
                          </w:tbl>
                          <w:p w14:paraId="35B6F966" w14:textId="77777777" w:rsidR="003C6A19" w:rsidRDefault="003C6A19" w:rsidP="003C6A1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B11657" id="Text Box 18571" o:spid="_x0000_s1218" type="#_x0000_t202" style="width:453.1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53"/>
                        <w:gridCol w:w="1453"/>
                        <w:gridCol w:w="1453"/>
                        <w:gridCol w:w="1453"/>
                        <w:gridCol w:w="1453"/>
                        <w:gridCol w:w="1454"/>
                      </w:tblGrid>
                      <w:tr w:rsidR="003C6A19" w:rsidRPr="004C0EBF" w14:paraId="7E7C82A8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3162A22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45B2BF4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8B1DBB4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A463460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2541240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E4D171D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گشتاور</w:t>
                            </w:r>
                          </w:p>
                        </w:tc>
                      </w:tr>
                      <w:tr w:rsidR="003C6A19" w:rsidRPr="004C0EBF" w14:paraId="146D1143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AD600B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B4A46F5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B91115A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537633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7EA4775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1C457E6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3C6A19" w:rsidRPr="004C0EBF" w14:paraId="4087D303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3BF0D0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1921B41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D2C4F3A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E829E8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9C67D9" w14:textId="77777777" w:rsidR="003C6A19" w:rsidRPr="004C0EBF" w:rsidRDefault="003C6A1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B48BD02" w14:textId="77777777" w:rsidR="003C6A19" w:rsidRPr="004C0EBF" w:rsidRDefault="003C6A19" w:rsidP="00314DA0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آرمیچر</w:t>
                            </w:r>
                          </w:p>
                        </w:tc>
                      </w:tr>
                    </w:tbl>
                    <w:p w14:paraId="35B6F966" w14:textId="77777777" w:rsidR="003C6A19" w:rsidRDefault="003C6A19" w:rsidP="003C6A1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DA7CAF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جریان تحریک این حالت را یادداشت کنید.</w:t>
      </w:r>
    </w:p>
    <w:p w14:paraId="3BEE240F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CF65856" wp14:editId="31A79D8E">
                <wp:extent cx="5876925" cy="514350"/>
                <wp:effectExtent l="9525" t="13970" r="9525" b="14605"/>
                <wp:docPr id="18562" name="Text Box 18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6FAC3" w14:textId="77777777" w:rsidR="003C6A19" w:rsidRPr="00DD459B" w:rsidRDefault="003C6A19" w:rsidP="003C6A19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65856" id="Text Box 18572" o:spid="_x0000_s1216" type="#_x0000_t202" style="width:462.7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" fillcolor="white [3201]" strokecolor="#5b9bd5 [3204]" strokeweight="1pt">
                <v:textbox>
                  <w:txbxContent>
                    <w:p w14:paraId="2B36FAC3" w14:textId="77777777" w:rsidR="003C6A19" w:rsidRPr="00DD459B" w:rsidRDefault="003C6A19" w:rsidP="003C6A19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9EA2F2A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68201E52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سرعت-گشتاور و جریان-گشتاور را رسم کنید.</w:t>
      </w:r>
    </w:p>
    <w:p w14:paraId="3338153E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065420EA" wp14:editId="647F59B1">
                <wp:extent cx="5864225" cy="2000250"/>
                <wp:effectExtent l="9525" t="6985" r="12700" b="12065"/>
                <wp:docPr id="18563" name="Text Box 18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39FF1" w14:textId="77777777" w:rsidR="003C6A19" w:rsidRDefault="003C6A19" w:rsidP="003C6A1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0C7305C4" wp14:editId="33B0F151">
                                  <wp:extent cx="5631815" cy="1781175"/>
                                  <wp:effectExtent l="0" t="0" r="6985" b="9525"/>
                                  <wp:docPr id="18565" name="Chart 18565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5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5420EA" id="Text Box 18573" o:spid="_x0000_s1217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IO3Yo0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3F739FF1" w14:textId="77777777" w:rsidR="003C6A19" w:rsidRDefault="003C6A19" w:rsidP="003C6A1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0C7305C4" wp14:editId="33B0F151">
                            <wp:extent cx="5631815" cy="1781175"/>
                            <wp:effectExtent l="0" t="0" r="6985" b="9525"/>
                            <wp:docPr id="18565" name="Chart 18565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5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93C31E" w14:textId="77777777" w:rsidR="003C6A19" w:rsidRPr="00577610" w:rsidRDefault="003C6A19" w:rsidP="003C6A1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4A0CD58" wp14:editId="27F26DFB">
                <wp:extent cx="5864225" cy="2000250"/>
                <wp:effectExtent l="9525" t="6985" r="12700" b="12065"/>
                <wp:docPr id="18564" name="Text Box 18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68459" w14:textId="77777777" w:rsidR="003C6A19" w:rsidRDefault="003C6A19" w:rsidP="003C6A1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332CA2E7" wp14:editId="52724EE9">
                                  <wp:extent cx="5631815" cy="1781175"/>
                                  <wp:effectExtent l="0" t="0" r="6985" b="9525"/>
                                  <wp:docPr id="18566" name="Chart 18566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5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A0CD58" id="Text Box 18575" o:spid="_x0000_s1218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" fillcolor="white [3201]" strokecolor="#ed7d31 [3205]" strokeweight="1pt">
                <v:textbox>
                  <w:txbxContent>
                    <w:p w14:paraId="26268459" w14:textId="77777777" w:rsidR="003C6A19" w:rsidRDefault="003C6A19" w:rsidP="003C6A1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332CA2E7" wp14:editId="52724EE9">
                            <wp:extent cx="5631815" cy="1781175"/>
                            <wp:effectExtent l="0" t="0" r="6985" b="9525"/>
                            <wp:docPr id="18566" name="Chart 18566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58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C91C03" w14:textId="77777777" w:rsidR="004D19A6" w:rsidRPr="00577610" w:rsidRDefault="004D19A6" w:rsidP="004D19A6">
      <w:pPr>
        <w:pStyle w:val="ListParagraph"/>
        <w:ind w:left="-2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ب) بررسی تاثیر دامنه ولتاژ</w:t>
      </w:r>
    </w:p>
    <w:p w14:paraId="26444E26" w14:textId="77777777" w:rsidR="004D19A6" w:rsidRPr="00577610" w:rsidRDefault="004D19A6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ولتاژ 80 ولت- نمودار گشتاور، توان ورودی و خروجی، جریان و ولتاژ بر حسب دور:</w:t>
      </w:r>
    </w:p>
    <w:p w14:paraId="6A7781C6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375962E" wp14:editId="210F0E79">
                <wp:extent cx="5755005" cy="971550"/>
                <wp:effectExtent l="9525" t="7620" r="7620" b="11430"/>
                <wp:docPr id="18568" name="Text Box 18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971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53"/>
                              <w:gridCol w:w="1453"/>
                              <w:gridCol w:w="1453"/>
                              <w:gridCol w:w="1453"/>
                              <w:gridCol w:w="1453"/>
                              <w:gridCol w:w="1454"/>
                            </w:tblGrid>
                            <w:tr w:rsidR="00813F82" w:rsidRPr="004C0EBF" w14:paraId="29344FDE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206605B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AB831C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3D1B358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DA1FA4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0FCCD43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D5B78C1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گشتاور</w:t>
                                  </w:r>
                                </w:p>
                              </w:tc>
                            </w:tr>
                            <w:tr w:rsidR="00813F82" w:rsidRPr="004C0EBF" w14:paraId="5629A92D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E8C3A0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A5B202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AACB40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0440588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94FD7D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ACD6F0B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813F82" w:rsidRPr="004C0EBF" w14:paraId="7E62F1B6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4BF552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0F19B0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59590A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B9C83F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43FD24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1532944" w14:textId="77777777" w:rsidR="00813F82" w:rsidRPr="004C0EBF" w:rsidRDefault="00813F82" w:rsidP="00314DA0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آرمیچر</w:t>
                                  </w:r>
                                </w:p>
                              </w:tc>
                            </w:tr>
                          </w:tbl>
                          <w:p w14:paraId="34DFD56B" w14:textId="77777777" w:rsidR="00813F82" w:rsidRDefault="00813F82" w:rsidP="00813F8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75962E" id="_x0000_s1222" type="#_x0000_t202" style="width:453.1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53"/>
                        <w:gridCol w:w="1453"/>
                        <w:gridCol w:w="1453"/>
                        <w:gridCol w:w="1453"/>
                        <w:gridCol w:w="1453"/>
                        <w:gridCol w:w="1454"/>
                      </w:tblGrid>
                      <w:tr w:rsidR="00813F82" w:rsidRPr="004C0EBF" w14:paraId="29344FDE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206605B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AB831C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3D1B358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DA1FA4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0FCCD43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D5B78C1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گشتاور</w:t>
                            </w:r>
                          </w:p>
                        </w:tc>
                      </w:tr>
                      <w:tr w:rsidR="00813F82" w:rsidRPr="004C0EBF" w14:paraId="5629A92D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E8C3A0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A5B202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AACB40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0440588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94FD7D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ACD6F0B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813F82" w:rsidRPr="004C0EBF" w14:paraId="7E62F1B6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4BF552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80F19B0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59590A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B9C83F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43FD24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1532944" w14:textId="77777777" w:rsidR="00813F82" w:rsidRPr="004C0EBF" w:rsidRDefault="00813F82" w:rsidP="00314DA0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آرمیچر</w:t>
                            </w:r>
                          </w:p>
                        </w:tc>
                      </w:tr>
                    </w:tbl>
                    <w:p w14:paraId="34DFD56B" w14:textId="77777777" w:rsidR="00813F82" w:rsidRDefault="00813F82" w:rsidP="00813F8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BA797A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جریان تحریک این حالت را یادداشت کنید.</w:t>
      </w:r>
    </w:p>
    <w:p w14:paraId="5DD2EA0D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9AAEE6E" wp14:editId="0D89CDD4">
                <wp:extent cx="5876925" cy="514350"/>
                <wp:effectExtent l="9525" t="13970" r="9525" b="14605"/>
                <wp:docPr id="18570" name="Text Box 18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3EEB" w14:textId="77777777" w:rsidR="00813F82" w:rsidRPr="00DD459B" w:rsidRDefault="00813F82" w:rsidP="00813F8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AAEE6E" id="_x0000_s1220" type="#_x0000_t202" style="width:462.7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" fillcolor="white [3201]" strokecolor="#5b9bd5 [3204]" strokeweight="1pt">
                <v:textbox>
                  <w:txbxContent>
                    <w:p w14:paraId="0A0B3EEB" w14:textId="77777777" w:rsidR="00813F82" w:rsidRPr="00DD459B" w:rsidRDefault="00813F82" w:rsidP="00813F8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69DF6B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1BACFEE3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سرعت-گشتاور و جریان-گشتاور را رسم کنید.</w:t>
      </w:r>
    </w:p>
    <w:p w14:paraId="56BB1D69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w:lastRenderedPageBreak/>
        <mc:AlternateContent>
          <mc:Choice Requires="wps">
            <w:drawing>
              <wp:inline distT="0" distB="0" distL="0" distR="0" wp14:anchorId="7AA9E5A6" wp14:editId="62DC14E1">
                <wp:extent cx="5864225" cy="2000250"/>
                <wp:effectExtent l="9525" t="6985" r="12700" b="12065"/>
                <wp:docPr id="18571" name="Text Box 18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97710" w14:textId="77777777" w:rsidR="00813F82" w:rsidRDefault="00813F82" w:rsidP="00813F82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0AD99BC6" wp14:editId="5939B140">
                                  <wp:extent cx="5631815" cy="1781175"/>
                                  <wp:effectExtent l="0" t="0" r="6985" b="9525"/>
                                  <wp:docPr id="18573" name="Chart 18573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5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A9E5A6" id="_x0000_s1221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" fillcolor="white [3201]" strokecolor="#ed7d31 [3205]" strokeweight="1pt">
                <v:textbox>
                  <w:txbxContent>
                    <w:p w14:paraId="6C797710" w14:textId="77777777" w:rsidR="00813F82" w:rsidRDefault="00813F82" w:rsidP="00813F82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0AD99BC6" wp14:editId="5939B140">
                            <wp:extent cx="5631815" cy="1781175"/>
                            <wp:effectExtent l="0" t="0" r="6985" b="9525"/>
                            <wp:docPr id="18573" name="Chart 18573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6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6421E7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019D414" wp14:editId="69E9E306">
                <wp:extent cx="5864225" cy="2000250"/>
                <wp:effectExtent l="9525" t="6985" r="12700" b="12065"/>
                <wp:docPr id="18572" name="Text Box 18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1D88B" w14:textId="77777777" w:rsidR="00813F82" w:rsidRDefault="00813F82" w:rsidP="00813F82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7FECFC5F" wp14:editId="419ACB56">
                                  <wp:extent cx="5631815" cy="1781175"/>
                                  <wp:effectExtent l="0" t="0" r="6985" b="9525"/>
                                  <wp:docPr id="18575" name="Chart 18575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6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19D414" id="_x0000_s1222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" fillcolor="white [3201]" strokecolor="#ed7d31 [3205]" strokeweight="1pt">
                <v:textbox>
                  <w:txbxContent>
                    <w:p w14:paraId="1551D88B" w14:textId="77777777" w:rsidR="00813F82" w:rsidRDefault="00813F82" w:rsidP="00813F82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7FECFC5F" wp14:editId="419ACB56">
                            <wp:extent cx="5631815" cy="1781175"/>
                            <wp:effectExtent l="0" t="0" r="6985" b="9525"/>
                            <wp:docPr id="18575" name="Chart 18575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62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76C97B" w14:textId="4D0DA50A" w:rsidR="004D19A6" w:rsidRPr="00577610" w:rsidRDefault="004D19A6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591C4252" w14:textId="77777777" w:rsidR="004D19A6" w:rsidRPr="00577610" w:rsidRDefault="004D19A6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ولتاژ120 ولت- نمودار گشتاور، توان ورودی و خروجی، جریان و ولتاژ بر حسب دور:</w:t>
      </w:r>
    </w:p>
    <w:p w14:paraId="56B0DD50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8D7F0FE" wp14:editId="5F44F6D2">
                <wp:extent cx="5755005" cy="971550"/>
                <wp:effectExtent l="9525" t="7620" r="7620" b="11430"/>
                <wp:docPr id="18577" name="Text Box 18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971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53"/>
                              <w:gridCol w:w="1453"/>
                              <w:gridCol w:w="1453"/>
                              <w:gridCol w:w="1453"/>
                              <w:gridCol w:w="1453"/>
                              <w:gridCol w:w="1454"/>
                            </w:tblGrid>
                            <w:tr w:rsidR="00813F82" w:rsidRPr="004C0EBF" w14:paraId="5C98CC61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D63422D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EE87FF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0E41EB4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7A836E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910FAF6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B78992A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گشتاور</w:t>
                                  </w:r>
                                </w:p>
                              </w:tc>
                            </w:tr>
                            <w:tr w:rsidR="00813F82" w:rsidRPr="004C0EBF" w14:paraId="34AC6896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CE58345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E9ECB2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82A419B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23A217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0E0A78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7B48DB1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813F82" w:rsidRPr="004C0EBF" w14:paraId="45AD2330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351F8D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0854FD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B155E9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39A9FA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3ACFF5" w14:textId="77777777" w:rsidR="00813F82" w:rsidRPr="004C0EBF" w:rsidRDefault="00813F82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048D8AC" w14:textId="77777777" w:rsidR="00813F82" w:rsidRPr="004C0EBF" w:rsidRDefault="00813F82" w:rsidP="00314DA0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آرمیچر</w:t>
                                  </w:r>
                                </w:p>
                              </w:tc>
                            </w:tr>
                          </w:tbl>
                          <w:p w14:paraId="1E2BC713" w14:textId="77777777" w:rsidR="00813F82" w:rsidRDefault="00813F82" w:rsidP="00813F82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D7F0FE" id="_x0000_s1226" type="#_x0000_t202" style="width:453.1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53"/>
                        <w:gridCol w:w="1453"/>
                        <w:gridCol w:w="1453"/>
                        <w:gridCol w:w="1453"/>
                        <w:gridCol w:w="1453"/>
                        <w:gridCol w:w="1454"/>
                      </w:tblGrid>
                      <w:tr w:rsidR="00813F82" w:rsidRPr="004C0EBF" w14:paraId="5C98CC61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D63422D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EE87FF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0E41EB4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7A836E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910FAF6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B78992A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گشتاور</w:t>
                            </w:r>
                          </w:p>
                        </w:tc>
                      </w:tr>
                      <w:tr w:rsidR="00813F82" w:rsidRPr="004C0EBF" w14:paraId="34AC6896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CE58345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E9ECB2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82A419B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23A217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0E0A78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7B48DB1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813F82" w:rsidRPr="004C0EBF" w14:paraId="45AD2330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351F8D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0854FD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B155E9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39A9FA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3ACFF5" w14:textId="77777777" w:rsidR="00813F82" w:rsidRPr="004C0EBF" w:rsidRDefault="00813F82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048D8AC" w14:textId="77777777" w:rsidR="00813F82" w:rsidRPr="004C0EBF" w:rsidRDefault="00813F82" w:rsidP="00314DA0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آرمیچر</w:t>
                            </w:r>
                          </w:p>
                        </w:tc>
                      </w:tr>
                    </w:tbl>
                    <w:p w14:paraId="1E2BC713" w14:textId="77777777" w:rsidR="00813F82" w:rsidRDefault="00813F82" w:rsidP="00813F82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A272D16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جریان تحریک این حالت را یادداشت کنید.</w:t>
      </w:r>
    </w:p>
    <w:p w14:paraId="2BF99BD4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3BDB91E" wp14:editId="5073A424">
                <wp:extent cx="5876925" cy="514350"/>
                <wp:effectExtent l="9525" t="13970" r="9525" b="14605"/>
                <wp:docPr id="18578" name="Text Box 18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1FA9F" w14:textId="77777777" w:rsidR="00813F82" w:rsidRPr="00DD459B" w:rsidRDefault="00813F82" w:rsidP="00813F82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BDB91E" id="_x0000_s1224" type="#_x0000_t202" style="width:462.7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" fillcolor="white [3201]" strokecolor="#5b9bd5 [3204]" strokeweight="1pt">
                <v:textbox>
                  <w:txbxContent>
                    <w:p w14:paraId="3C31FA9F" w14:textId="77777777" w:rsidR="00813F82" w:rsidRPr="00DD459B" w:rsidRDefault="00813F82" w:rsidP="00813F82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DBF101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DB976CD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سرعت-گشتاور و جریان-گشتاور را رسم کنید.</w:t>
      </w:r>
    </w:p>
    <w:p w14:paraId="1F0F5C3C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F6CD6CF" wp14:editId="0D79CC52">
                <wp:extent cx="5864225" cy="2000250"/>
                <wp:effectExtent l="9525" t="6985" r="12700" b="12065"/>
                <wp:docPr id="18579" name="Text Box 18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E5348" w14:textId="77777777" w:rsidR="00813F82" w:rsidRDefault="00813F82" w:rsidP="00813F82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7405BB10" wp14:editId="1AE64150">
                                  <wp:extent cx="5631815" cy="1781175"/>
                                  <wp:effectExtent l="0" t="0" r="6985" b="9525"/>
                                  <wp:docPr id="18581" name="Chart 1858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6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CD6CF" id="_x0000_s1225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" fillcolor="white [3201]" strokecolor="#ed7d31 [3205]" strokeweight="1pt">
                <v:textbox>
                  <w:txbxContent>
                    <w:p w14:paraId="19CE5348" w14:textId="77777777" w:rsidR="00813F82" w:rsidRDefault="00813F82" w:rsidP="00813F82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7405BB10" wp14:editId="1AE64150">
                            <wp:extent cx="5631815" cy="1781175"/>
                            <wp:effectExtent l="0" t="0" r="6985" b="9525"/>
                            <wp:docPr id="18581" name="Chart 1858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6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522165" w14:textId="77777777" w:rsidR="00813F82" w:rsidRPr="00577610" w:rsidRDefault="00813F82" w:rsidP="00813F82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4A028DA" wp14:editId="5F4BFC79">
                <wp:extent cx="5864225" cy="2000250"/>
                <wp:effectExtent l="9525" t="6985" r="12700" b="12065"/>
                <wp:docPr id="18580" name="Text Box 18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44E24" w14:textId="77777777" w:rsidR="00813F82" w:rsidRDefault="00813F82" w:rsidP="00813F82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2DFD9F5A" wp14:editId="75D710EA">
                                  <wp:extent cx="5631815" cy="1781175"/>
                                  <wp:effectExtent l="0" t="0" r="6985" b="9525"/>
                                  <wp:docPr id="18582" name="Chart 1858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6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A028DA" id="_x0000_s1226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" fillcolor="white [3201]" strokecolor="#ed7d31 [3205]" strokeweight="1pt">
                <v:textbox>
                  <w:txbxContent>
                    <w:p w14:paraId="0E644E24" w14:textId="77777777" w:rsidR="00813F82" w:rsidRDefault="00813F82" w:rsidP="00813F82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2DFD9F5A" wp14:editId="75D710EA">
                            <wp:extent cx="5631815" cy="1781175"/>
                            <wp:effectExtent l="0" t="0" r="6985" b="9525"/>
                            <wp:docPr id="18582" name="Chart 1858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6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2922B0" w14:textId="2130D49C" w:rsidR="004D19A6" w:rsidRPr="00577610" w:rsidRDefault="004D19A6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41248278" w14:textId="77777777" w:rsidR="004D19A6" w:rsidRPr="00577610" w:rsidRDefault="00DA639A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توضیح و مقایسه:</w:t>
      </w:r>
    </w:p>
    <w:p w14:paraId="30AE08D7" w14:textId="7025C7EE" w:rsidR="00DA639A" w:rsidRPr="00577610" w:rsidRDefault="006A2147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44AE1BD" wp14:editId="21AC7589">
                <wp:extent cx="5788025" cy="2181225"/>
                <wp:effectExtent l="9525" t="8255" r="12700" b="10795"/>
                <wp:docPr id="33" name="Text Box 18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1812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372A9" w14:textId="77777777" w:rsidR="006374A2" w:rsidRPr="00302672" w:rsidRDefault="006374A2" w:rsidP="00DA639A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4AE1BD" id="Text Box 18555" o:spid="_x0000_s1227" type="#_x0000_t202" style="width:455.75pt;height:17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" fillcolor="white [3201]" strokecolor="#70ad47 [3209]" strokeweight="1pt">
                <v:textbox>
                  <w:txbxContent>
                    <w:p w14:paraId="136372A9" w14:textId="77777777" w:rsidR="006374A2" w:rsidRPr="00302672" w:rsidRDefault="006374A2" w:rsidP="00DA639A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95F261" w14:textId="77777777" w:rsidR="002D64A7" w:rsidRPr="00577610" w:rsidRDefault="002D64A7" w:rsidP="002D64A7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>ج) منحنی مغناطیس شوندگی</w:t>
      </w:r>
    </w:p>
    <w:p w14:paraId="568037A6" w14:textId="77777777" w:rsidR="002D64A7" w:rsidRPr="00577610" w:rsidRDefault="002D64A7" w:rsidP="00660FFD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جريان تحريك  را با افزایش ولتاژ منبع در 5 پله تغيير دهيد ولتاژ دو سر آرمیچر را يادداشت كنيد.</w:t>
      </w:r>
    </w:p>
    <w:p w14:paraId="0FE3AEEE" w14:textId="1DD38607" w:rsidR="002D64A7" w:rsidRPr="00577610" w:rsidRDefault="006A2147" w:rsidP="002D64A7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703F908" wp14:editId="720DFDEE">
                <wp:extent cx="5765165" cy="638175"/>
                <wp:effectExtent l="9525" t="10795" r="6985" b="8255"/>
                <wp:docPr id="32" name="Text Box 18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165" cy="638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77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99"/>
                              <w:gridCol w:w="1200"/>
                              <w:gridCol w:w="1200"/>
                              <w:gridCol w:w="1200"/>
                              <w:gridCol w:w="1200"/>
                              <w:gridCol w:w="1201"/>
                            </w:tblGrid>
                            <w:tr w:rsidR="006374A2" w:rsidRPr="004C0EBF" w14:paraId="25AC8A8D" w14:textId="77777777" w:rsidTr="00660FFD">
                              <w:tc>
                                <w:tcPr>
                                  <w:tcW w:w="11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31D4E3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C0EAD8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FE4D44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4E6F9A8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044E3E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3A5A72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V(v)</w:t>
                                  </w:r>
                                </w:p>
                              </w:tc>
                            </w:tr>
                            <w:tr w:rsidR="006374A2" w:rsidRPr="004C0EBF" w14:paraId="5A618521" w14:textId="77777777" w:rsidTr="00660FFD">
                              <w:tc>
                                <w:tcPr>
                                  <w:tcW w:w="11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4C1378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C93D109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DC73C6E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F663308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C0A979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32728D" w14:textId="77777777" w:rsidR="006374A2" w:rsidRPr="004C0EBF" w:rsidRDefault="006374A2" w:rsidP="002D64A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I(A)</w:t>
                                  </w:r>
                                </w:p>
                              </w:tc>
                            </w:tr>
                          </w:tbl>
                          <w:p w14:paraId="6A3D3135" w14:textId="77777777" w:rsidR="006374A2" w:rsidRDefault="006374A2" w:rsidP="002D64A7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03F908" id="Text Box 18556" o:spid="_x0000_s1228" type="#_x0000_t202" style="width:453.9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77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99"/>
                        <w:gridCol w:w="1200"/>
                        <w:gridCol w:w="1200"/>
                        <w:gridCol w:w="1200"/>
                        <w:gridCol w:w="1200"/>
                        <w:gridCol w:w="1201"/>
                      </w:tblGrid>
                      <w:tr w:rsidR="006374A2" w:rsidRPr="004C0EBF" w14:paraId="25AC8A8D" w14:textId="77777777" w:rsidTr="00660FFD">
                        <w:tc>
                          <w:tcPr>
                            <w:tcW w:w="11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131D4E3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C0EAD8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6FE4D44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4E6F9A8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044E3E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3A5A72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V(v)</w:t>
                            </w:r>
                          </w:p>
                        </w:tc>
                      </w:tr>
                      <w:tr w:rsidR="006374A2" w:rsidRPr="004C0EBF" w14:paraId="5A618521" w14:textId="77777777" w:rsidTr="00660FFD">
                        <w:tc>
                          <w:tcPr>
                            <w:tcW w:w="11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4C1378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C93D109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DC73C6E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F663308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C0A979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32728D" w14:textId="77777777" w:rsidR="006374A2" w:rsidRPr="004C0EBF" w:rsidRDefault="006374A2" w:rsidP="002D64A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I(A)</w:t>
                            </w:r>
                          </w:p>
                        </w:tc>
                      </w:tr>
                    </w:tbl>
                    <w:p w14:paraId="6A3D3135" w14:textId="77777777" w:rsidR="006374A2" w:rsidRDefault="006374A2" w:rsidP="002D64A7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BA88D9" w14:textId="77777777" w:rsidR="00DA639A" w:rsidRPr="00577610" w:rsidRDefault="002D64A7" w:rsidP="002D64A7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با توجه به داده های بالا، منحنی ولتاژ را بر حسب جریان تحریک رسم کنید.</w:t>
      </w:r>
    </w:p>
    <w:p w14:paraId="0B20C301" w14:textId="436AF089" w:rsidR="002D64A7" w:rsidRPr="00577610" w:rsidRDefault="006A2147" w:rsidP="002D64A7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D5E29CA" wp14:editId="2175E8A6">
                <wp:extent cx="5864225" cy="2000250"/>
                <wp:effectExtent l="9525" t="7620" r="12700" b="11430"/>
                <wp:docPr id="31" name="Text Box 18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53597" w14:textId="77777777" w:rsidR="006374A2" w:rsidRDefault="006374A2" w:rsidP="002D64A7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45327BC2" wp14:editId="3CC2A7FB">
                                  <wp:extent cx="5631815" cy="1781175"/>
                                  <wp:effectExtent l="0" t="0" r="6985" b="9525"/>
                                  <wp:docPr id="18558" name="Chart 1855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6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5E29CA" id="Text Box 18557" o:spid="_x0000_s1229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MyVAR8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2F153597" w14:textId="77777777" w:rsidR="006374A2" w:rsidRDefault="006374A2" w:rsidP="002D64A7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45327BC2" wp14:editId="3CC2A7FB">
                            <wp:extent cx="5631815" cy="1781175"/>
                            <wp:effectExtent l="0" t="0" r="6985" b="9525"/>
                            <wp:docPr id="18558" name="Chart 1855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68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E5AC7F" w14:textId="77777777" w:rsidR="00660FFD" w:rsidRPr="00577610" w:rsidRDefault="001B7458" w:rsidP="00660FFD">
      <w:pPr>
        <w:ind w:left="-2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8-5-2 </w:t>
      </w:r>
      <w:r w:rsidR="00660FFD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مشخصه موتور </w:t>
      </w:r>
      <w:r w:rsidR="00660FFD" w:rsidRPr="00577610">
        <w:rPr>
          <w:rFonts w:asciiTheme="majorBidi" w:hAnsiTheme="majorBidi" w:cs="B Nazanin"/>
          <w:b/>
          <w:bCs/>
          <w:sz w:val="24"/>
          <w:lang w:bidi="fa-IR"/>
        </w:rPr>
        <w:t>DC</w:t>
      </w:r>
      <w:r w:rsidR="00660FFD"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تحریک موازی</w:t>
      </w:r>
    </w:p>
    <w:p w14:paraId="40174147" w14:textId="68E40794" w:rsidR="00660FFD" w:rsidRPr="00577610" w:rsidRDefault="006A2147" w:rsidP="00660FFD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D19532C" wp14:editId="2B6F5386">
                <wp:extent cx="5926455" cy="666750"/>
                <wp:effectExtent l="9525" t="12700" r="7620" b="6350"/>
                <wp:docPr id="27" name="Text Box 18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455" cy="6667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63"/>
                              <w:gridCol w:w="1418"/>
                              <w:gridCol w:w="1417"/>
                              <w:gridCol w:w="1418"/>
                              <w:gridCol w:w="1417"/>
                              <w:gridCol w:w="1526"/>
                            </w:tblGrid>
                            <w:tr w:rsidR="006374A2" w:rsidRPr="004C0EBF" w14:paraId="45CC3BAA" w14:textId="77777777" w:rsidTr="006374A2">
                              <w:tc>
                                <w:tcPr>
                                  <w:tcW w:w="1163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  <w:hideMark/>
                                </w:tcPr>
                                <w:p w14:paraId="6236F824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ولتاژ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  <w:hideMark/>
                                </w:tcPr>
                                <w:p w14:paraId="71DA6BD2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  <w:hideMark/>
                                </w:tcPr>
                                <w:p w14:paraId="636742F6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توان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  <w:hideMark/>
                                </w:tcPr>
                                <w:p w14:paraId="0B80B1F6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  <w:hideMark/>
                                </w:tcPr>
                                <w:p w14:paraId="6337CEA1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ولتاژ تحریک</w:t>
                                  </w:r>
                                </w:p>
                              </w:tc>
                              <w:tc>
                                <w:tcPr>
                                  <w:tcW w:w="1526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  <w:hideMark/>
                                </w:tcPr>
                                <w:p w14:paraId="6EFEF364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تحریک</w:t>
                                  </w:r>
                                </w:p>
                              </w:tc>
                            </w:tr>
                            <w:tr w:rsidR="006374A2" w:rsidRPr="004C0EBF" w14:paraId="554442F2" w14:textId="77777777" w:rsidTr="006374A2">
                              <w:tc>
                                <w:tcPr>
                                  <w:tcW w:w="1163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</w:tcPr>
                                <w:p w14:paraId="4719B7CF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</w:tcPr>
                                <w:p w14:paraId="40AD4BE1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</w:tcPr>
                                <w:p w14:paraId="5344BBBF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</w:tcPr>
                                <w:p w14:paraId="0EE37365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</w:tcPr>
                                <w:p w14:paraId="46CE9779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6" w:type="dxa"/>
                                  <w:tcBorders>
                                    <w:top w:val="single" w:sz="4" w:space="0" w:color="auto"/>
                                    <w:left w:val="single" w:sz="4" w:space="5" w:color="auto"/>
                                    <w:bottom w:val="single" w:sz="4" w:space="0" w:color="auto"/>
                                    <w:right w:val="single" w:sz="4" w:space="5" w:color="auto"/>
                                  </w:tcBorders>
                                </w:tcPr>
                                <w:p w14:paraId="7E95D61E" w14:textId="77777777" w:rsidR="006374A2" w:rsidRPr="004C0EBF" w:rsidRDefault="006374A2" w:rsidP="00660FFD">
                                  <w:pPr>
                                    <w:pStyle w:val="ListParagraph"/>
                                    <w:keepNext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C9161B" w14:textId="77777777" w:rsidR="006374A2" w:rsidRDefault="006374A2" w:rsidP="00660FFD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19532C" id="Text Box 18559" o:spid="_x0000_s1230" type="#_x0000_t202" style="width:466.6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63"/>
                        <w:gridCol w:w="1418"/>
                        <w:gridCol w:w="1417"/>
                        <w:gridCol w:w="1418"/>
                        <w:gridCol w:w="1417"/>
                        <w:gridCol w:w="1526"/>
                      </w:tblGrid>
                      <w:tr w:rsidR="006374A2" w:rsidRPr="004C0EBF" w14:paraId="45CC3BAA" w14:textId="77777777" w:rsidTr="006374A2">
                        <w:tc>
                          <w:tcPr>
                            <w:tcW w:w="1163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  <w:hideMark/>
                          </w:tcPr>
                          <w:p w14:paraId="6236F824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ولتاژ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  <w:hideMark/>
                          </w:tcPr>
                          <w:p w14:paraId="71DA6BD2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  <w:hideMark/>
                          </w:tcPr>
                          <w:p w14:paraId="636742F6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توان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  <w:hideMark/>
                          </w:tcPr>
                          <w:p w14:paraId="0B80B1F6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  <w:hideMark/>
                          </w:tcPr>
                          <w:p w14:paraId="6337CEA1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ولتاژ تحریک</w:t>
                            </w:r>
                          </w:p>
                        </w:tc>
                        <w:tc>
                          <w:tcPr>
                            <w:tcW w:w="1526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  <w:hideMark/>
                          </w:tcPr>
                          <w:p w14:paraId="6EFEF364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تحریک</w:t>
                            </w:r>
                          </w:p>
                        </w:tc>
                      </w:tr>
                      <w:tr w:rsidR="006374A2" w:rsidRPr="004C0EBF" w14:paraId="554442F2" w14:textId="77777777" w:rsidTr="006374A2">
                        <w:tc>
                          <w:tcPr>
                            <w:tcW w:w="1163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</w:tcPr>
                          <w:p w14:paraId="4719B7CF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</w:tcPr>
                          <w:p w14:paraId="40AD4BE1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</w:tcPr>
                          <w:p w14:paraId="5344BBBF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</w:tcPr>
                          <w:p w14:paraId="0EE37365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</w:tcPr>
                          <w:p w14:paraId="46CE9779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526" w:type="dxa"/>
                            <w:tcBorders>
                              <w:top w:val="single" w:sz="4" w:space="0" w:color="auto"/>
                              <w:left w:val="single" w:sz="4" w:space="5" w:color="auto"/>
                              <w:bottom w:val="single" w:sz="4" w:space="0" w:color="auto"/>
                              <w:right w:val="single" w:sz="4" w:space="5" w:color="auto"/>
                            </w:tcBorders>
                          </w:tcPr>
                          <w:p w14:paraId="7E95D61E" w14:textId="77777777" w:rsidR="006374A2" w:rsidRPr="004C0EBF" w:rsidRDefault="006374A2" w:rsidP="00660FFD">
                            <w:pPr>
                              <w:pStyle w:val="ListParagraph"/>
                              <w:keepNext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</w:tr>
                    </w:tbl>
                    <w:p w14:paraId="36C9161B" w14:textId="77777777" w:rsidR="006374A2" w:rsidRDefault="006374A2" w:rsidP="00660FFD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35AC0E" w14:textId="77777777" w:rsidR="00813F82" w:rsidRDefault="00660FFD" w:rsidP="00660FFD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الف) </w:t>
      </w:r>
      <w:r w:rsidR="00813F82" w:rsidRPr="00813F82">
        <w:rPr>
          <w:rFonts w:asciiTheme="majorBidi" w:hAnsiTheme="majorBidi" w:cs="B Nazanin"/>
          <w:b/>
          <w:bCs/>
          <w:sz w:val="24"/>
          <w:rtl/>
          <w:lang w:bidi="fa-IR"/>
        </w:rPr>
        <w:t>بررس</w:t>
      </w:r>
      <w:r w:rsidR="00813F82" w:rsidRPr="00813F82">
        <w:rPr>
          <w:rFonts w:asciiTheme="majorBidi" w:hAnsiTheme="majorBidi" w:cs="B Nazanin" w:hint="cs"/>
          <w:b/>
          <w:bCs/>
          <w:sz w:val="24"/>
          <w:rtl/>
          <w:lang w:bidi="fa-IR"/>
        </w:rPr>
        <w:t>ی</w:t>
      </w:r>
      <w:r w:rsidR="00813F82" w:rsidRPr="00813F82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اثر گشتاور بار و جر</w:t>
      </w:r>
      <w:r w:rsidR="00813F82" w:rsidRPr="00813F82">
        <w:rPr>
          <w:rFonts w:asciiTheme="majorBidi" w:hAnsiTheme="majorBidi" w:cs="B Nazanin" w:hint="cs"/>
          <w:b/>
          <w:bCs/>
          <w:sz w:val="24"/>
          <w:rtl/>
          <w:lang w:bidi="fa-IR"/>
        </w:rPr>
        <w:t>ی</w:t>
      </w:r>
      <w:r w:rsidR="00813F82" w:rsidRPr="00813F82">
        <w:rPr>
          <w:rFonts w:asciiTheme="majorBidi" w:hAnsiTheme="majorBidi" w:cs="B Nazanin" w:hint="eastAsia"/>
          <w:b/>
          <w:bCs/>
          <w:sz w:val="24"/>
          <w:rtl/>
          <w:lang w:bidi="fa-IR"/>
        </w:rPr>
        <w:t>ان</w:t>
      </w:r>
      <w:r w:rsidR="00813F82" w:rsidRPr="00813F82">
        <w:rPr>
          <w:rFonts w:asciiTheme="majorBidi" w:hAnsiTheme="majorBidi" w:cs="B Nazanin"/>
          <w:b/>
          <w:bCs/>
          <w:sz w:val="24"/>
          <w:rtl/>
          <w:lang w:bidi="fa-IR"/>
        </w:rPr>
        <w:t xml:space="preserve"> تحر</w:t>
      </w:r>
      <w:r w:rsidR="00813F82" w:rsidRPr="00813F82">
        <w:rPr>
          <w:rFonts w:asciiTheme="majorBidi" w:hAnsiTheme="majorBidi" w:cs="B Nazanin" w:hint="cs"/>
          <w:b/>
          <w:bCs/>
          <w:sz w:val="24"/>
          <w:rtl/>
          <w:lang w:bidi="fa-IR"/>
        </w:rPr>
        <w:t>ی</w:t>
      </w:r>
      <w:r w:rsidR="00813F82" w:rsidRPr="00813F82">
        <w:rPr>
          <w:rFonts w:asciiTheme="majorBidi" w:hAnsiTheme="majorBidi" w:cs="B Nazanin" w:hint="eastAsia"/>
          <w:b/>
          <w:bCs/>
          <w:sz w:val="24"/>
          <w:rtl/>
          <w:lang w:bidi="fa-IR"/>
        </w:rPr>
        <w:t>ک</w:t>
      </w:r>
      <w:r w:rsidR="00813F82" w:rsidRPr="00813F82">
        <w:rPr>
          <w:rFonts w:asciiTheme="majorBidi" w:hAnsiTheme="majorBidi" w:cs="B Nazanin"/>
          <w:b/>
          <w:bCs/>
          <w:sz w:val="24"/>
          <w:rtl/>
          <w:lang w:bidi="fa-IR"/>
        </w:rPr>
        <w:t xml:space="preserve">  بر سرعت موتور</w:t>
      </w:r>
    </w:p>
    <w:p w14:paraId="57302306" w14:textId="3A2A2C7B" w:rsidR="00660FFD" w:rsidRDefault="00660FFD" w:rsidP="00660FFD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4E64D588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گشتاور را در 5 مرحله از صفر تا 1 نیوتون متر افزایش دهید و در هر مرحله سرعت و جریان آرمیچر را یادداشت کنید.</w:t>
      </w:r>
    </w:p>
    <w:p w14:paraId="0D609A9A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CD433AD" wp14:editId="43CF1F3B">
                <wp:extent cx="5755005" cy="971550"/>
                <wp:effectExtent l="9525" t="7620" r="7620" b="11430"/>
                <wp:docPr id="18585" name="Text Box 18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971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53"/>
                              <w:gridCol w:w="1453"/>
                              <w:gridCol w:w="1453"/>
                              <w:gridCol w:w="1453"/>
                              <w:gridCol w:w="1453"/>
                              <w:gridCol w:w="1454"/>
                            </w:tblGrid>
                            <w:tr w:rsidR="008756A9" w:rsidRPr="004C0EBF" w14:paraId="3E787FCE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73FECC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502D71E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0348E1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E0FB54E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BAB5BCF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7EDF263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گشتاور</w:t>
                                  </w:r>
                                </w:p>
                              </w:tc>
                            </w:tr>
                            <w:tr w:rsidR="008756A9" w:rsidRPr="004C0EBF" w14:paraId="580BF923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FCBD263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52DD8E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0A7644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67D4D7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5CF02D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D76F7C3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8756A9" w:rsidRPr="004C0EBF" w14:paraId="76F9463B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6192F2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4F48F2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AE4F7E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2C7DFA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E99433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2E71ABC" w14:textId="77777777" w:rsidR="008756A9" w:rsidRPr="004C0EBF" w:rsidRDefault="008756A9" w:rsidP="00314DA0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آرمیچر</w:t>
                                  </w:r>
                                </w:p>
                              </w:tc>
                            </w:tr>
                          </w:tbl>
                          <w:p w14:paraId="54083E85" w14:textId="77777777" w:rsidR="008756A9" w:rsidRDefault="008756A9" w:rsidP="008756A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D433AD" id="_x0000_s1231" type="#_x0000_t202" style="width:453.1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53"/>
                        <w:gridCol w:w="1453"/>
                        <w:gridCol w:w="1453"/>
                        <w:gridCol w:w="1453"/>
                        <w:gridCol w:w="1453"/>
                        <w:gridCol w:w="1454"/>
                      </w:tblGrid>
                      <w:tr w:rsidR="008756A9" w:rsidRPr="004C0EBF" w14:paraId="3E787FCE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73FECC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502D71E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90348E1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E0FB54E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BAB5BCF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7EDF263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گشتاور</w:t>
                            </w:r>
                          </w:p>
                        </w:tc>
                      </w:tr>
                      <w:tr w:rsidR="008756A9" w:rsidRPr="004C0EBF" w14:paraId="580BF923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FCBD263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52DD8E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0A7644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67D4D7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5CF02D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D76F7C3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8756A9" w:rsidRPr="004C0EBF" w14:paraId="76F9463B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6192F2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4F48F2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AE4F7E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62C7DFA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E99433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2E71ABC" w14:textId="77777777" w:rsidR="008756A9" w:rsidRPr="004C0EBF" w:rsidRDefault="008756A9" w:rsidP="00314DA0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آرمیچر</w:t>
                            </w:r>
                          </w:p>
                        </w:tc>
                      </w:tr>
                    </w:tbl>
                    <w:p w14:paraId="54083E85" w14:textId="77777777" w:rsidR="008756A9" w:rsidRDefault="008756A9" w:rsidP="008756A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17B167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جریان تحریک این حالت را یادداشت کنید.</w:t>
      </w:r>
    </w:p>
    <w:p w14:paraId="7DFDA3BE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BEDFACA" wp14:editId="73BB07D9">
                <wp:extent cx="5876925" cy="514350"/>
                <wp:effectExtent l="9525" t="13970" r="9525" b="14605"/>
                <wp:docPr id="18586" name="Text Box 18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35340" w14:textId="77777777" w:rsidR="008756A9" w:rsidRPr="00DD459B" w:rsidRDefault="008756A9" w:rsidP="008756A9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EDFACA" id="_x0000_s1232" type="#_x0000_t202" style="width:462.7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" fillcolor="white [3201]" strokecolor="#5b9bd5 [3204]" strokeweight="1pt">
                <v:textbox>
                  <w:txbxContent>
                    <w:p w14:paraId="5B535340" w14:textId="77777777" w:rsidR="008756A9" w:rsidRPr="00DD459B" w:rsidRDefault="008756A9" w:rsidP="008756A9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67F9C60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689EB529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سرعت-گشتاور و جریان-گشتاور را رسم کنید.</w:t>
      </w:r>
    </w:p>
    <w:p w14:paraId="2B98DF21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9290265" wp14:editId="654DD28D">
                <wp:extent cx="5864225" cy="2000250"/>
                <wp:effectExtent l="9525" t="6985" r="12700" b="12065"/>
                <wp:docPr id="18587" name="Text Box 18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C92D8" w14:textId="77777777" w:rsidR="008756A9" w:rsidRDefault="008756A9" w:rsidP="008756A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0F826A73" wp14:editId="193A75AD">
                                  <wp:extent cx="5631815" cy="1781175"/>
                                  <wp:effectExtent l="0" t="0" r="6985" b="9525"/>
                                  <wp:docPr id="18589" name="Chart 18589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6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290265" id="_x0000_s1233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M6jNho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6D7C92D8" w14:textId="77777777" w:rsidR="008756A9" w:rsidRDefault="008756A9" w:rsidP="008756A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0F826A73" wp14:editId="193A75AD">
                            <wp:extent cx="5631815" cy="1781175"/>
                            <wp:effectExtent l="0" t="0" r="6985" b="9525"/>
                            <wp:docPr id="18589" name="Chart 18589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B4CAC9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59360B5" wp14:editId="31F1F8C4">
                <wp:extent cx="5864225" cy="2000250"/>
                <wp:effectExtent l="9525" t="6985" r="12700" b="12065"/>
                <wp:docPr id="18588" name="Text Box 18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134A7" w14:textId="77777777" w:rsidR="008756A9" w:rsidRDefault="008756A9" w:rsidP="008756A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23F5B5D6" wp14:editId="244D8E9D">
                                  <wp:extent cx="5631815" cy="1781175"/>
                                  <wp:effectExtent l="0" t="0" r="6985" b="9525"/>
                                  <wp:docPr id="18590" name="Chart 18590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9360B5" id="_x0000_s1234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GksAfs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72C134A7" w14:textId="77777777" w:rsidR="008756A9" w:rsidRDefault="008756A9" w:rsidP="008756A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23F5B5D6" wp14:editId="244D8E9D">
                            <wp:extent cx="5631815" cy="1781175"/>
                            <wp:effectExtent l="0" t="0" r="6985" b="9525"/>
                            <wp:docPr id="18590" name="Chart 18590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2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5F0D4B" w14:textId="77777777" w:rsidR="008756A9" w:rsidRPr="00577610" w:rsidRDefault="008756A9" w:rsidP="00660FFD">
      <w:pPr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</w:p>
    <w:p w14:paraId="5973A288" w14:textId="1D849694" w:rsidR="004D19A6" w:rsidRDefault="00113C5B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مقاومت پله 8- مشخصه های خروجی:</w:t>
      </w:r>
    </w:p>
    <w:p w14:paraId="04B1EF13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گشتاور را در 5 مرحله از صفر تا 1 نیوتون متر افزایش دهید و در هر مرحله سرعت و جریان آرمیچر را یادداشت کنید.</w:t>
      </w:r>
    </w:p>
    <w:p w14:paraId="392D54F7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3150B0E" wp14:editId="5955D287">
                <wp:extent cx="5755005" cy="971550"/>
                <wp:effectExtent l="9525" t="7620" r="7620" b="11430"/>
                <wp:docPr id="18591" name="Text Box 18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971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53"/>
                              <w:gridCol w:w="1453"/>
                              <w:gridCol w:w="1453"/>
                              <w:gridCol w:w="1453"/>
                              <w:gridCol w:w="1453"/>
                              <w:gridCol w:w="1454"/>
                            </w:tblGrid>
                            <w:tr w:rsidR="008756A9" w:rsidRPr="004C0EBF" w14:paraId="4F7C6500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8842364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04E99D5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704670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84B0A29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1D187B6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E50092A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گشتاور</w:t>
                                  </w:r>
                                </w:p>
                              </w:tc>
                            </w:tr>
                            <w:tr w:rsidR="008756A9" w:rsidRPr="004C0EBF" w14:paraId="6B25D154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3B9B8C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3CB2EEF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4D48860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880A6F5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920E45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03A6447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8756A9" w:rsidRPr="004C0EBF" w14:paraId="77492FD0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DC860B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0F17A8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0B62B2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8D61843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6D94C3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EF0CF2F" w14:textId="77777777" w:rsidR="008756A9" w:rsidRPr="004C0EBF" w:rsidRDefault="008756A9" w:rsidP="00314DA0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آرمیچر</w:t>
                                  </w:r>
                                </w:p>
                              </w:tc>
                            </w:tr>
                          </w:tbl>
                          <w:p w14:paraId="4DBC3493" w14:textId="77777777" w:rsidR="008756A9" w:rsidRDefault="008756A9" w:rsidP="008756A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150B0E" id="_x0000_s1235" type="#_x0000_t202" style="width:453.1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53"/>
                        <w:gridCol w:w="1453"/>
                        <w:gridCol w:w="1453"/>
                        <w:gridCol w:w="1453"/>
                        <w:gridCol w:w="1453"/>
                        <w:gridCol w:w="1454"/>
                      </w:tblGrid>
                      <w:tr w:rsidR="008756A9" w:rsidRPr="004C0EBF" w14:paraId="4F7C6500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8842364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04E99D5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2704670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84B0A29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1D187B6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E50092A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گشتاور</w:t>
                            </w:r>
                          </w:p>
                        </w:tc>
                      </w:tr>
                      <w:tr w:rsidR="008756A9" w:rsidRPr="004C0EBF" w14:paraId="6B25D154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3B9B8C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3CB2EEF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4D48860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880A6F5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920E45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03A6447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8756A9" w:rsidRPr="004C0EBF" w14:paraId="77492FD0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DC860B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0F17A8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0B62B2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8D61843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86D94C3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EF0CF2F" w14:textId="77777777" w:rsidR="008756A9" w:rsidRPr="004C0EBF" w:rsidRDefault="008756A9" w:rsidP="00314DA0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آرمیچر</w:t>
                            </w:r>
                          </w:p>
                        </w:tc>
                      </w:tr>
                    </w:tbl>
                    <w:p w14:paraId="4DBC3493" w14:textId="77777777" w:rsidR="008756A9" w:rsidRDefault="008756A9" w:rsidP="008756A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214FE4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جریان تحریک این حالت را یادداشت کنید.</w:t>
      </w:r>
    </w:p>
    <w:p w14:paraId="68028E3B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C7A78F5" wp14:editId="117F3FC6">
                <wp:extent cx="5876925" cy="514350"/>
                <wp:effectExtent l="9525" t="13970" r="9525" b="14605"/>
                <wp:docPr id="18592" name="Text Box 18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F2781" w14:textId="77777777" w:rsidR="008756A9" w:rsidRPr="00DD459B" w:rsidRDefault="008756A9" w:rsidP="008756A9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7A78F5" id="_x0000_s1236" type="#_x0000_t202" style="width:462.7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" fillcolor="white [3201]" strokecolor="#5b9bd5 [3204]" strokeweight="1pt">
                <v:textbox>
                  <w:txbxContent>
                    <w:p w14:paraId="6BCF2781" w14:textId="77777777" w:rsidR="008756A9" w:rsidRPr="00DD459B" w:rsidRDefault="008756A9" w:rsidP="008756A9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517544F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2B0A439A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سرعت-گشتاور و جریان-گشتاور را رسم کنید.</w:t>
      </w:r>
    </w:p>
    <w:p w14:paraId="43D029CF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9BE5091" wp14:editId="7525A902">
                <wp:extent cx="5864225" cy="2000250"/>
                <wp:effectExtent l="9525" t="6985" r="12700" b="12065"/>
                <wp:docPr id="18593" name="Text Box 18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E4ECE" w14:textId="77777777" w:rsidR="008756A9" w:rsidRDefault="008756A9" w:rsidP="008756A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55AF012D" wp14:editId="35CD024D">
                                  <wp:extent cx="5631815" cy="1781175"/>
                                  <wp:effectExtent l="0" t="0" r="6985" b="9525"/>
                                  <wp:docPr id="18595" name="Chart 18595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BE5091" id="_x0000_s1237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GtYoMs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6C9E4ECE" w14:textId="77777777" w:rsidR="008756A9" w:rsidRDefault="008756A9" w:rsidP="008756A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55AF012D" wp14:editId="35CD024D">
                            <wp:extent cx="5631815" cy="1781175"/>
                            <wp:effectExtent l="0" t="0" r="6985" b="9525"/>
                            <wp:docPr id="18595" name="Chart 18595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E0D340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0D1A5DE" wp14:editId="45D4FE1B">
                <wp:extent cx="5864225" cy="2000250"/>
                <wp:effectExtent l="9525" t="6985" r="12700" b="12065"/>
                <wp:docPr id="18594" name="Text Box 18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E0D7B" w14:textId="77777777" w:rsidR="008756A9" w:rsidRDefault="008756A9" w:rsidP="008756A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1A765906" wp14:editId="49420476">
                                  <wp:extent cx="5631815" cy="1781175"/>
                                  <wp:effectExtent l="0" t="0" r="6985" b="9525"/>
                                  <wp:docPr id="18596" name="Chart 18596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D1A5DE" id="_x0000_s1238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MqNziU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14DE0D7B" w14:textId="77777777" w:rsidR="008756A9" w:rsidRDefault="008756A9" w:rsidP="008756A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1A765906" wp14:editId="49420476">
                            <wp:extent cx="5631815" cy="1781175"/>
                            <wp:effectExtent l="0" t="0" r="6985" b="9525"/>
                            <wp:docPr id="18596" name="Chart 18596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917221" w14:textId="77777777" w:rsidR="008756A9" w:rsidRPr="00577610" w:rsidRDefault="008756A9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442F20C9" w14:textId="31608912" w:rsidR="00113C5B" w:rsidRPr="00577610" w:rsidRDefault="00113C5B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5F098FA4" w14:textId="25202808" w:rsidR="00113C5B" w:rsidRDefault="00113C5B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مقاومت پله 5-مشخصه های خروجی:</w:t>
      </w:r>
    </w:p>
    <w:p w14:paraId="00C9C251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گشتاور را در 5 مرحله از صفر تا 1 نیوتون متر افزایش دهید و در هر مرحله سرعت و جریان آرمیچر را یادداشت کنید.</w:t>
      </w:r>
    </w:p>
    <w:p w14:paraId="57305D43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65C43580" wp14:editId="3345654A">
                <wp:extent cx="5755005" cy="971550"/>
                <wp:effectExtent l="9525" t="7620" r="7620" b="11430"/>
                <wp:docPr id="18597" name="Text Box 18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971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53"/>
                              <w:gridCol w:w="1453"/>
                              <w:gridCol w:w="1453"/>
                              <w:gridCol w:w="1453"/>
                              <w:gridCol w:w="1453"/>
                              <w:gridCol w:w="1454"/>
                            </w:tblGrid>
                            <w:tr w:rsidR="008756A9" w:rsidRPr="004C0EBF" w14:paraId="16D8AE30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04533DA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E3347F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61C12F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3CE1C5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3AE1729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8BB5C82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گشتاور</w:t>
                                  </w:r>
                                </w:p>
                              </w:tc>
                            </w:tr>
                            <w:tr w:rsidR="008756A9" w:rsidRPr="004C0EBF" w14:paraId="7B5E0A40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19F1B71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EC73C7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2255D6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43C397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B35151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5438BFC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سرعت</w:t>
                                  </w:r>
                                </w:p>
                              </w:tc>
                            </w:tr>
                            <w:tr w:rsidR="008756A9" w:rsidRPr="004C0EBF" w14:paraId="1B199723" w14:textId="77777777" w:rsidTr="006374A2"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BC32EF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FAD411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A65077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69B939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DF3B14D" w14:textId="77777777" w:rsidR="008756A9" w:rsidRPr="004C0EBF" w:rsidRDefault="008756A9" w:rsidP="00314DA0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E59888" w14:textId="77777777" w:rsidR="008756A9" w:rsidRPr="004C0EBF" w:rsidRDefault="008756A9" w:rsidP="00314DA0">
                                  <w:pPr>
                                    <w:pStyle w:val="ListParagraph"/>
                                    <w:keepNext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 w:rsidRPr="004C0EBF"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  <w:t>جریان آرمیچر</w:t>
                                  </w:r>
                                </w:p>
                              </w:tc>
                            </w:tr>
                          </w:tbl>
                          <w:p w14:paraId="3FC7EBC3" w14:textId="77777777" w:rsidR="008756A9" w:rsidRDefault="008756A9" w:rsidP="008756A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C43580" id="_x0000_s1239" type="#_x0000_t202" style="width:453.1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53"/>
                        <w:gridCol w:w="1453"/>
                        <w:gridCol w:w="1453"/>
                        <w:gridCol w:w="1453"/>
                        <w:gridCol w:w="1453"/>
                        <w:gridCol w:w="1454"/>
                      </w:tblGrid>
                      <w:tr w:rsidR="008756A9" w:rsidRPr="004C0EBF" w14:paraId="16D8AE30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04533DA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9E3347F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61C12F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3CE1C5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3AE1729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8BB5C82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گشتاور</w:t>
                            </w:r>
                          </w:p>
                        </w:tc>
                      </w:tr>
                      <w:tr w:rsidR="008756A9" w:rsidRPr="004C0EBF" w14:paraId="7B5E0A40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19F1B71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EC73C7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2255D6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43C397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7B35151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5438BFC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سرعت</w:t>
                            </w:r>
                          </w:p>
                        </w:tc>
                      </w:tr>
                      <w:tr w:rsidR="008756A9" w:rsidRPr="004C0EBF" w14:paraId="1B199723" w14:textId="77777777" w:rsidTr="006374A2"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BC32EF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FAD411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A65077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769B939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DF3B14D" w14:textId="77777777" w:rsidR="008756A9" w:rsidRPr="004C0EBF" w:rsidRDefault="008756A9" w:rsidP="00314DA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4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E59888" w14:textId="77777777" w:rsidR="008756A9" w:rsidRPr="004C0EBF" w:rsidRDefault="008756A9" w:rsidP="00314DA0">
                            <w:pPr>
                              <w:pStyle w:val="ListParagraph"/>
                              <w:keepNext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 w:rsidRPr="004C0EBF"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  <w:t>جریان آرمیچر</w:t>
                            </w:r>
                          </w:p>
                        </w:tc>
                      </w:tr>
                    </w:tbl>
                    <w:p w14:paraId="3FC7EBC3" w14:textId="77777777" w:rsidR="008756A9" w:rsidRDefault="008756A9" w:rsidP="008756A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76CA40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مقدار جریان تحریک این حالت را یادداشت کنید.</w:t>
      </w:r>
    </w:p>
    <w:p w14:paraId="6939E8AB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084B900B" wp14:editId="55E1A666">
                <wp:extent cx="5876925" cy="514350"/>
                <wp:effectExtent l="9525" t="13970" r="9525" b="14605"/>
                <wp:docPr id="18598" name="Text Box 18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925" cy="514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998BD" w14:textId="77777777" w:rsidR="008756A9" w:rsidRPr="00DD459B" w:rsidRDefault="008756A9" w:rsidP="008756A9">
                            <w:pPr>
                              <w:ind w:left="-1" w:firstLine="566"/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4B900B" id="_x0000_s1240" type="#_x0000_t202" style="width:462.7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" fillcolor="white [3201]" strokecolor="#5b9bd5 [3204]" strokeweight="1pt">
                <v:textbox>
                  <w:txbxContent>
                    <w:p w14:paraId="38F998BD" w14:textId="77777777" w:rsidR="008756A9" w:rsidRPr="00DD459B" w:rsidRDefault="008756A9" w:rsidP="008756A9">
                      <w:pPr>
                        <w:ind w:left="-1" w:firstLine="566"/>
                        <w:rPr>
                          <w:rFonts w:cs="B Nazani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9FC5DB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25764551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منحنی سرعت-گشتاور و جریان-گشتاور را رسم کنید.</w:t>
      </w:r>
    </w:p>
    <w:p w14:paraId="454DF77D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CB97DEE" wp14:editId="0320FC5D">
                <wp:extent cx="5864225" cy="2000250"/>
                <wp:effectExtent l="9525" t="6985" r="12700" b="12065"/>
                <wp:docPr id="18599" name="Text Box 18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BA91F" w14:textId="77777777" w:rsidR="008756A9" w:rsidRDefault="008756A9" w:rsidP="008756A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0FE17155" wp14:editId="56C5714A">
                                  <wp:extent cx="5631815" cy="1781175"/>
                                  <wp:effectExtent l="0" t="0" r="6985" b="9525"/>
                                  <wp:docPr id="18601" name="Chart 1860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B97DEE" id="_x0000_s1241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" fillcolor="white [3201]" strokecolor="#ed7d31 [3205]" strokeweight="1pt">
                <v:textbox>
                  <w:txbxContent>
                    <w:p w14:paraId="7CFBA91F" w14:textId="77777777" w:rsidR="008756A9" w:rsidRDefault="008756A9" w:rsidP="008756A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0FE17155" wp14:editId="56C5714A">
                            <wp:extent cx="5631815" cy="1781175"/>
                            <wp:effectExtent l="0" t="0" r="6985" b="9525"/>
                            <wp:docPr id="18601" name="Chart 1860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8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1C3FB0" w14:textId="77777777" w:rsidR="008756A9" w:rsidRPr="00577610" w:rsidRDefault="008756A9" w:rsidP="008756A9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37E3AA7" wp14:editId="3C9CDB5B">
                <wp:extent cx="5864225" cy="2000250"/>
                <wp:effectExtent l="9525" t="6985" r="12700" b="12065"/>
                <wp:docPr id="18600" name="Text Box 18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98128D" w14:textId="77777777" w:rsidR="008756A9" w:rsidRDefault="008756A9" w:rsidP="008756A9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54FA55BB" wp14:editId="22B7D096">
                                  <wp:extent cx="5631815" cy="1781175"/>
                                  <wp:effectExtent l="0" t="0" r="6985" b="9525"/>
                                  <wp:docPr id="18602" name="Chart 1860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7E3AA7" id="_x0000_s1242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" fillcolor="white [3201]" strokecolor="#ed7d31 [3205]" strokeweight="1pt">
                <v:textbox>
                  <w:txbxContent>
                    <w:p w14:paraId="6F98128D" w14:textId="77777777" w:rsidR="008756A9" w:rsidRDefault="008756A9" w:rsidP="008756A9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54FA55BB" wp14:editId="22B7D096">
                            <wp:extent cx="5631815" cy="1781175"/>
                            <wp:effectExtent l="0" t="0" r="6985" b="9525"/>
                            <wp:docPr id="18602" name="Chart 1860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8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D87181" w14:textId="2D6A45CE" w:rsidR="00113C5B" w:rsidRPr="00577610" w:rsidRDefault="00113C5B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66871D0E" w14:textId="77777777" w:rsidR="004D19A6" w:rsidRPr="00577610" w:rsidRDefault="00166279" w:rsidP="004D19A6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 xml:space="preserve">مقایسه و توضیح </w:t>
      </w:r>
      <w:r w:rsidR="00113C5B" w:rsidRPr="00577610">
        <w:rPr>
          <w:rFonts w:asciiTheme="majorBidi" w:hAnsiTheme="majorBidi" w:cs="B Nazanin"/>
          <w:sz w:val="24"/>
          <w:rtl/>
          <w:lang w:bidi="fa-IR"/>
        </w:rPr>
        <w:t>تاثیر مقاومت سری در مدار تحریک:</w:t>
      </w:r>
    </w:p>
    <w:p w14:paraId="68728EF4" w14:textId="379D8D50" w:rsidR="00676902" w:rsidRPr="00577610" w:rsidRDefault="006A2147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1135806" wp14:editId="70A2FBAA">
                <wp:extent cx="5778500" cy="1609725"/>
                <wp:effectExtent l="9525" t="14605" r="12700" b="13970"/>
                <wp:docPr id="23" name="Text Box 18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0" cy="16097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ACD67" w14:textId="77777777" w:rsidR="006374A2" w:rsidRPr="00302672" w:rsidRDefault="006374A2" w:rsidP="00113C5B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135806" id="Text Box 18566" o:spid="_x0000_s1243" type="#_x0000_t202" style="width:455pt;height:1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" fillcolor="white [3201]" strokecolor="#70ad47 [3209]" strokeweight="1pt">
                <v:textbox>
                  <w:txbxContent>
                    <w:p w14:paraId="17AACD67" w14:textId="77777777" w:rsidR="006374A2" w:rsidRPr="00302672" w:rsidRDefault="006374A2" w:rsidP="00113C5B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E323ED" w14:textId="77777777" w:rsidR="00166279" w:rsidRPr="00577610" w:rsidRDefault="00166279" w:rsidP="00166279">
      <w:pPr>
        <w:jc w:val="both"/>
        <w:rPr>
          <w:rFonts w:asciiTheme="majorBidi" w:hAnsiTheme="majorBidi" w:cs="B Nazanin"/>
          <w:b/>
          <w:bCs/>
          <w:sz w:val="24"/>
          <w:rtl/>
        </w:rPr>
      </w:pPr>
      <w:r w:rsidRPr="00577610">
        <w:rPr>
          <w:rFonts w:asciiTheme="majorBidi" w:hAnsiTheme="majorBidi" w:cs="B Nazanin"/>
          <w:b/>
          <w:bCs/>
          <w:sz w:val="24"/>
          <w:rtl/>
          <w:lang w:bidi="fa-IR"/>
        </w:rPr>
        <w:t xml:space="preserve">ج) </w:t>
      </w:r>
      <w:r w:rsidRPr="00577610">
        <w:rPr>
          <w:rFonts w:asciiTheme="majorBidi" w:hAnsiTheme="majorBidi" w:cs="B Nazanin"/>
          <w:b/>
          <w:bCs/>
          <w:sz w:val="24"/>
          <w:rtl/>
        </w:rPr>
        <w:t>منحنی مغناطیس شوندگی در ماشین تحریک موازی</w:t>
      </w:r>
    </w:p>
    <w:p w14:paraId="5DE5E32F" w14:textId="77777777" w:rsidR="00BE523C" w:rsidRPr="00577610" w:rsidRDefault="00BE523C" w:rsidP="00BE523C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جريان تحريك  را با افزایش ولتاژ منبع در 5 پله تغيير دهيد ولتاژ دو سر آرمیچر را يادداشت كنيد.</w:t>
      </w:r>
    </w:p>
    <w:p w14:paraId="574962BB" w14:textId="4654624A" w:rsidR="00BE523C" w:rsidRPr="00577610" w:rsidRDefault="006A2147" w:rsidP="00BE523C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F16A79F" wp14:editId="5B1817C2">
                <wp:extent cx="5765165" cy="638175"/>
                <wp:effectExtent l="9525" t="7620" r="6985" b="11430"/>
                <wp:docPr id="22" name="Text Box 18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165" cy="638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77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99"/>
                              <w:gridCol w:w="1200"/>
                              <w:gridCol w:w="1200"/>
                              <w:gridCol w:w="1200"/>
                              <w:gridCol w:w="1200"/>
                              <w:gridCol w:w="1201"/>
                            </w:tblGrid>
                            <w:tr w:rsidR="006374A2" w:rsidRPr="004C0EBF" w14:paraId="55F1B546" w14:textId="77777777" w:rsidTr="00660FFD">
                              <w:tc>
                                <w:tcPr>
                                  <w:tcW w:w="11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6569A5" w14:textId="77777777" w:rsidR="006374A2" w:rsidRPr="004C0EBF" w:rsidRDefault="006374A2" w:rsidP="00660FFD">
                                  <w:pPr>
                                    <w:pStyle w:val="ListParagraph"/>
                                    <w:ind w:left="0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92A8AC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45D9E23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885B6A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27BBEA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60C1A4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V(v)</w:t>
                                  </w:r>
                                </w:p>
                              </w:tc>
                            </w:tr>
                            <w:tr w:rsidR="006374A2" w:rsidRPr="004C0EBF" w14:paraId="7B12AD59" w14:textId="77777777" w:rsidTr="00660FFD">
                              <w:tc>
                                <w:tcPr>
                                  <w:tcW w:w="119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C432A5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D7B337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032591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C4E452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7803EA" w14:textId="77777777" w:rsidR="006374A2" w:rsidRPr="004C0EBF" w:rsidRDefault="006374A2" w:rsidP="00A9519C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93B17F3" w14:textId="77777777" w:rsidR="006374A2" w:rsidRPr="004C0EBF" w:rsidRDefault="006374A2" w:rsidP="002D64A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cs="B Nazanin"/>
                                      <w:sz w:val="24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/>
                                      <w:sz w:val="24"/>
                                      <w:lang w:bidi="fa-IR"/>
                                    </w:rPr>
                                    <w:t>I(A)</w:t>
                                  </w:r>
                                </w:p>
                              </w:tc>
                            </w:tr>
                          </w:tbl>
                          <w:p w14:paraId="16913B00" w14:textId="77777777" w:rsidR="006374A2" w:rsidRDefault="006374A2" w:rsidP="00BE523C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16A79F" id="Text Box 18567" o:spid="_x0000_s1244" type="#_x0000_t202" style="width:453.9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" fillcolor="white [3201]" strokecolor="#ffc000 [3207]" strokeweight="1pt">
                <v:textbox>
                  <w:txbxContent>
                    <w:tbl>
                      <w:tblPr>
                        <w:bidiVisual/>
                        <w:tblW w:w="0" w:type="auto"/>
                        <w:tblInd w:w="77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99"/>
                        <w:gridCol w:w="1200"/>
                        <w:gridCol w:w="1200"/>
                        <w:gridCol w:w="1200"/>
                        <w:gridCol w:w="1200"/>
                        <w:gridCol w:w="1201"/>
                      </w:tblGrid>
                      <w:tr w:rsidR="006374A2" w:rsidRPr="004C0EBF" w14:paraId="55F1B546" w14:textId="77777777" w:rsidTr="00660FFD">
                        <w:tc>
                          <w:tcPr>
                            <w:tcW w:w="11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6569A5" w14:textId="77777777" w:rsidR="006374A2" w:rsidRPr="004C0EBF" w:rsidRDefault="006374A2" w:rsidP="00660FFD">
                            <w:pPr>
                              <w:pStyle w:val="ListParagraph"/>
                              <w:ind w:left="0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92A8AC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45D9E23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6885B6A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827BBEA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760C1A4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V(v)</w:t>
                            </w:r>
                          </w:p>
                        </w:tc>
                      </w:tr>
                      <w:tr w:rsidR="006374A2" w:rsidRPr="004C0EBF" w14:paraId="7B12AD59" w14:textId="77777777" w:rsidTr="00660FFD">
                        <w:tc>
                          <w:tcPr>
                            <w:tcW w:w="119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4C432A5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D7B337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032591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C4E452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7803EA" w14:textId="77777777" w:rsidR="006374A2" w:rsidRPr="004C0EBF" w:rsidRDefault="006374A2" w:rsidP="00A9519C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93B17F3" w14:textId="77777777" w:rsidR="006374A2" w:rsidRPr="004C0EBF" w:rsidRDefault="006374A2" w:rsidP="002D64A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cs="B Nazanin"/>
                                <w:sz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24"/>
                                <w:lang w:bidi="fa-IR"/>
                              </w:rPr>
                              <w:t>I(A)</w:t>
                            </w:r>
                          </w:p>
                        </w:tc>
                      </w:tr>
                    </w:tbl>
                    <w:p w14:paraId="16913B00" w14:textId="77777777" w:rsidR="006374A2" w:rsidRDefault="006374A2" w:rsidP="00BE523C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5D85E9" w14:textId="77777777" w:rsidR="00BE523C" w:rsidRPr="00577610" w:rsidRDefault="00BE523C" w:rsidP="00BE523C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با توجه به داده های بالا، منحنی ولتاژ را بر حسب جریان تحریک رسم کنید.</w:t>
      </w:r>
    </w:p>
    <w:p w14:paraId="5FE71DA6" w14:textId="19D842CC" w:rsidR="00BE523C" w:rsidRPr="00577610" w:rsidRDefault="006A2147" w:rsidP="00BE523C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452BC74" wp14:editId="73C64F2C">
                <wp:extent cx="5864225" cy="2000250"/>
                <wp:effectExtent l="9525" t="13970" r="12700" b="14605"/>
                <wp:docPr id="21" name="Text Box 18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2000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74DB6" w14:textId="77777777" w:rsidR="006374A2" w:rsidRDefault="006374A2" w:rsidP="00BE523C">
                            <w:r w:rsidRPr="00805A82">
                              <w:rPr>
                                <w:noProof/>
                              </w:rPr>
                              <w:drawing>
                                <wp:inline distT="0" distB="0" distL="0" distR="0" wp14:anchorId="12B3253F" wp14:editId="7DA8AC49">
                                  <wp:extent cx="5631815" cy="1781175"/>
                                  <wp:effectExtent l="0" t="0" r="6985" b="9525"/>
                                  <wp:docPr id="18569" name="Chart 18569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8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52BC74" id="Text Box 18568" o:spid="_x0000_s1245" type="#_x0000_t202" style="width:461.7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" fillcolor="white [3201]" strokecolor="#ed7d31 [3205]" strokeweight="1pt">
                <v:textbox>
                  <w:txbxContent>
                    <w:p w14:paraId="4A374DB6" w14:textId="77777777" w:rsidR="006374A2" w:rsidRDefault="006374A2" w:rsidP="00BE523C">
                      <w:r w:rsidRPr="00805A82">
                        <w:rPr>
                          <w:noProof/>
                        </w:rPr>
                        <w:drawing>
                          <wp:inline distT="0" distB="0" distL="0" distR="0" wp14:anchorId="12B3253F" wp14:editId="7DA8AC49">
                            <wp:extent cx="5631815" cy="1781175"/>
                            <wp:effectExtent l="0" t="0" r="6985" b="9525"/>
                            <wp:docPr id="18569" name="Chart 18569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82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69599F" w14:textId="77777777" w:rsidR="00676902" w:rsidRPr="00577610" w:rsidRDefault="00BE523C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رفتار آن را توضیح دهید.</w:t>
      </w:r>
    </w:p>
    <w:p w14:paraId="24A00D51" w14:textId="0A8B28C6" w:rsidR="00676902" w:rsidRPr="00577610" w:rsidRDefault="006A2147" w:rsidP="00B52F3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FD1186E" wp14:editId="16064B80">
                <wp:extent cx="5778500" cy="1257300"/>
                <wp:effectExtent l="9525" t="8255" r="12700" b="10795"/>
                <wp:docPr id="20" name="Text Box 18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0" cy="12573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CF400" w14:textId="77777777" w:rsidR="006374A2" w:rsidRPr="00302672" w:rsidRDefault="006374A2" w:rsidP="00BE523C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D1186E" id="Text Box 18570" o:spid="_x0000_s1246" type="#_x0000_t202" style="width:455pt;height: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" fillcolor="white [3201]" strokecolor="#70ad47 [3209]" strokeweight="1pt">
                <v:textbox>
                  <w:txbxContent>
                    <w:p w14:paraId="7ABCF400" w14:textId="77777777" w:rsidR="006374A2" w:rsidRPr="00302672" w:rsidRDefault="006374A2" w:rsidP="00BE523C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7B2DFB" w14:textId="77777777" w:rsidR="0065684B" w:rsidRPr="00577610" w:rsidRDefault="0065684B" w:rsidP="0065684B">
      <w:pPr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 w:hint="cs"/>
          <w:sz w:val="24"/>
          <w:rtl/>
          <w:lang w:bidi="fa-IR"/>
        </w:rPr>
        <w:t>چرا</w:t>
      </w:r>
      <w:r w:rsidRPr="00577610">
        <w:rPr>
          <w:rFonts w:asciiTheme="majorBidi" w:hAnsiTheme="majorBidi" w:cs="B Nazanin"/>
          <w:sz w:val="24"/>
          <w:rtl/>
          <w:lang w:bidi="fa-IR"/>
        </w:rPr>
        <w:t>با اضافه شدن مقاومت در مدار تحر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ی</w:t>
      </w:r>
      <w:r w:rsidRPr="00577610">
        <w:rPr>
          <w:rFonts w:asciiTheme="majorBidi" w:hAnsiTheme="majorBidi" w:cs="B Nazanin" w:hint="eastAsia"/>
          <w:sz w:val="24"/>
          <w:rtl/>
          <w:lang w:bidi="fa-IR"/>
        </w:rPr>
        <w:t>ک،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سرعت موتور در ولتاژ ثابت افزا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ی</w:t>
      </w:r>
      <w:r w:rsidRPr="00577610">
        <w:rPr>
          <w:rFonts w:asciiTheme="majorBidi" w:hAnsiTheme="majorBidi" w:cs="B Nazanin" w:hint="eastAsia"/>
          <w:sz w:val="24"/>
          <w:rtl/>
          <w:lang w:bidi="fa-IR"/>
        </w:rPr>
        <w:t>ش</w:t>
      </w:r>
      <w:r w:rsidRPr="00577610">
        <w:rPr>
          <w:rFonts w:asciiTheme="majorBidi" w:hAnsiTheme="majorBidi" w:cs="B Nazanin"/>
          <w:sz w:val="24"/>
          <w:rtl/>
          <w:lang w:bidi="fa-IR"/>
        </w:rPr>
        <w:t xml:space="preserve"> م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ی ی</w:t>
      </w:r>
      <w:r w:rsidRPr="00577610">
        <w:rPr>
          <w:rFonts w:asciiTheme="majorBidi" w:hAnsiTheme="majorBidi" w:cs="B Nazanin" w:hint="eastAsia"/>
          <w:sz w:val="24"/>
          <w:rtl/>
          <w:lang w:bidi="fa-IR"/>
        </w:rPr>
        <w:t>ابد</w:t>
      </w:r>
      <w:r w:rsidRPr="00577610">
        <w:rPr>
          <w:rFonts w:asciiTheme="majorBidi" w:hAnsiTheme="majorBidi" w:cs="B Nazanin" w:hint="cs"/>
          <w:sz w:val="24"/>
          <w:rtl/>
          <w:lang w:bidi="fa-IR"/>
        </w:rPr>
        <w:t>؟</w:t>
      </w:r>
    </w:p>
    <w:p w14:paraId="519FB679" w14:textId="294AA995" w:rsidR="0065684B" w:rsidRPr="00577610" w:rsidRDefault="006A2147" w:rsidP="0065684B">
      <w:pPr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7B3F2A6C" wp14:editId="0EC150EF">
                <wp:extent cx="5759450" cy="2924175"/>
                <wp:effectExtent l="9525" t="11430" r="12700" b="7620"/>
                <wp:docPr id="15" name="Text Box 18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92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EACA1" w14:textId="77777777" w:rsidR="006374A2" w:rsidRPr="00302672" w:rsidRDefault="006374A2" w:rsidP="0065684B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3F2A6C" id="Text Box 18591" o:spid="_x0000_s1247" type="#_x0000_t202" style="width:453.5pt;height:2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" fillcolor="white [3201]" strokecolor="#70ad47 [3209]" strokeweight="1pt">
                <v:textbox>
                  <w:txbxContent>
                    <w:p w14:paraId="280EACA1" w14:textId="77777777" w:rsidR="006374A2" w:rsidRPr="00302672" w:rsidRDefault="006374A2" w:rsidP="0065684B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CFC035" w14:textId="77777777" w:rsidR="0065684B" w:rsidRPr="00577610" w:rsidRDefault="0065684B" w:rsidP="00314DA0">
      <w:pPr>
        <w:pStyle w:val="ListParagraph"/>
        <w:ind w:left="0"/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000D6509" w14:textId="77777777" w:rsidR="0065684B" w:rsidRPr="00577610" w:rsidRDefault="0065684B" w:rsidP="00314DA0">
      <w:pPr>
        <w:pStyle w:val="ListParagraph"/>
        <w:ind w:left="0"/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1CE9AB17" w14:textId="77777777" w:rsidR="0065684B" w:rsidRPr="00577610" w:rsidRDefault="0065684B" w:rsidP="00314DA0">
      <w:pPr>
        <w:pStyle w:val="ListParagraph"/>
        <w:ind w:left="0"/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4B555A43" w14:textId="77777777" w:rsidR="00314DA0" w:rsidRPr="00577610" w:rsidRDefault="00314DA0" w:rsidP="00314DA0">
      <w:pPr>
        <w:pStyle w:val="ListParagraph"/>
        <w:ind w:left="0"/>
        <w:jc w:val="both"/>
        <w:rPr>
          <w:rFonts w:asciiTheme="majorBidi" w:hAnsiTheme="majorBidi" w:cs="B Nazanin"/>
          <w:sz w:val="24"/>
          <w:rtl/>
          <w:lang w:bidi="fa-IR"/>
        </w:rPr>
      </w:pPr>
      <w:r w:rsidRPr="00577610">
        <w:rPr>
          <w:rFonts w:asciiTheme="majorBidi" w:hAnsiTheme="majorBidi" w:cs="B Nazanin"/>
          <w:sz w:val="24"/>
          <w:rtl/>
          <w:lang w:bidi="fa-IR"/>
        </w:rPr>
        <w:t>با استفاده از این منحنی ها و نتایج قسمت قبل، تاثیر گشتاور بار و جریان تحریک را بر سرعت موتور و جریان آرمیچر  توضیح دهید.</w:t>
      </w:r>
    </w:p>
    <w:p w14:paraId="247499B4" w14:textId="3593E877" w:rsidR="00AF770F" w:rsidRPr="00577610" w:rsidRDefault="006A2147" w:rsidP="00314DA0">
      <w:pPr>
        <w:pStyle w:val="ListParagraph"/>
        <w:ind w:left="0"/>
        <w:jc w:val="both"/>
        <w:rPr>
          <w:rFonts w:asciiTheme="majorBidi" w:hAnsiTheme="majorBidi" w:cs="B Nazanin"/>
          <w:sz w:val="24"/>
          <w:rtl/>
          <w:lang w:bidi="fa-IR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11EA5981" wp14:editId="55F510D7">
                <wp:extent cx="5759450" cy="2924175"/>
                <wp:effectExtent l="9525" t="13970" r="12700" b="14605"/>
                <wp:docPr id="10" name="Text Box 18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924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C536B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EA5981" id="Text Box 18578" o:spid="_x0000_s1248" type="#_x0000_t202" style="width:453.5pt;height:2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" fillcolor="white [3201]" strokecolor="#70ad47 [3209]" strokeweight="1pt">
                <v:textbox>
                  <w:txbxContent>
                    <w:p w14:paraId="4DCC536B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394E4E" w14:textId="77777777" w:rsidR="00314DA0" w:rsidRPr="00577610" w:rsidRDefault="00314DA0" w:rsidP="00314DA0">
      <w:pPr>
        <w:jc w:val="both"/>
        <w:rPr>
          <w:rFonts w:asciiTheme="majorBidi" w:hAnsiTheme="majorBidi" w:cs="B Nazanin"/>
          <w:sz w:val="24"/>
          <w:rtl/>
          <w:lang w:bidi="fa-IR"/>
        </w:rPr>
      </w:pPr>
    </w:p>
    <w:p w14:paraId="397DDDDA" w14:textId="77777777" w:rsidR="00AF770F" w:rsidRPr="00577610" w:rsidRDefault="001B7458" w:rsidP="00AF770F">
      <w:pPr>
        <w:ind w:left="-2"/>
        <w:jc w:val="both"/>
        <w:rPr>
          <w:rFonts w:asciiTheme="majorBidi" w:hAnsiTheme="majorBidi" w:cs="B Nazanin"/>
          <w:b/>
          <w:bCs/>
          <w:sz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rtl/>
          <w:lang w:bidi="fa-IR"/>
        </w:rPr>
        <w:t xml:space="preserve">8-6 </w:t>
      </w:r>
      <w:r w:rsidR="00AF770F" w:rsidRPr="00577610">
        <w:rPr>
          <w:rFonts w:asciiTheme="majorBidi" w:hAnsiTheme="majorBidi" w:cs="B Nazanin"/>
          <w:b/>
          <w:bCs/>
          <w:sz w:val="24"/>
          <w:rtl/>
          <w:lang w:bidi="fa-IR"/>
        </w:rPr>
        <w:t>پرسش و محاسبه</w:t>
      </w:r>
    </w:p>
    <w:p w14:paraId="2CB4D408" w14:textId="77777777" w:rsidR="00AF770F" w:rsidRPr="00577610" w:rsidRDefault="00AF770F" w:rsidP="00AF770F">
      <w:pPr>
        <w:pStyle w:val="Heading1"/>
        <w:numPr>
          <w:ilvl w:val="0"/>
          <w:numId w:val="17"/>
        </w:numPr>
        <w:tabs>
          <w:tab w:val="right" w:pos="384"/>
        </w:tabs>
        <w:ind w:left="370" w:hanging="336"/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 xml:space="preserve"> با توجه به نتایج آزمایش، تاثیر تغییرات ولتاژ پایانه را بر مشخصه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های موتورهای سری و موازی بیان نموده، در مورد علت آن بحث کنید.</w:t>
      </w:r>
    </w:p>
    <w:p w14:paraId="3036F699" w14:textId="205A16C2" w:rsidR="00AF770F" w:rsidRPr="00577610" w:rsidRDefault="006A2147" w:rsidP="00AF770F">
      <w:pPr>
        <w:rPr>
          <w:rFonts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37C1A73" wp14:editId="2A33CD5C">
                <wp:extent cx="5788025" cy="2085975"/>
                <wp:effectExtent l="9525" t="11430" r="12700" b="7620"/>
                <wp:docPr id="9" name="Text Box 18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085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93683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C1A73" id="Text Box 18585" o:spid="_x0000_s1249" type="#_x0000_t202" style="width:455.7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" fillcolor="white [3201]" strokecolor="#70ad47 [3209]" strokeweight="1pt">
                <v:textbox>
                  <w:txbxContent>
                    <w:p w14:paraId="1D393683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79F0E31" w14:textId="77777777" w:rsidR="00AF770F" w:rsidRPr="00577610" w:rsidRDefault="00AF770F" w:rsidP="00AF770F">
      <w:pPr>
        <w:pStyle w:val="Heading1"/>
        <w:numPr>
          <w:ilvl w:val="0"/>
          <w:numId w:val="17"/>
        </w:numPr>
        <w:tabs>
          <w:tab w:val="right" w:pos="384"/>
        </w:tabs>
        <w:ind w:left="370" w:hanging="336"/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>تاثیر افزایش مقاومت تحریک بر مشخصه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های گشتاور- سرعت موتورهای سری و موازی را توضیح دهید.</w:t>
      </w:r>
    </w:p>
    <w:p w14:paraId="3BF059FF" w14:textId="2C2838FC" w:rsidR="00AF770F" w:rsidRPr="00577610" w:rsidRDefault="006A2147" w:rsidP="00AF770F">
      <w:pPr>
        <w:rPr>
          <w:rFonts w:cs="B Nazanin"/>
          <w:rtl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5CCFD5B5" wp14:editId="013367F8">
                <wp:extent cx="5788025" cy="2085975"/>
                <wp:effectExtent l="9525" t="8255" r="12700" b="10795"/>
                <wp:docPr id="8" name="Text Box 18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085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F582D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CFD5B5" id="Text Box 18586" o:spid="_x0000_s1250" type="#_x0000_t202" style="width:455.7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" fillcolor="white [3201]" strokecolor="#70ad47 [3209]" strokeweight="1pt">
                <v:textbox>
                  <w:txbxContent>
                    <w:p w14:paraId="3C4F582D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EB97092" w14:textId="77777777" w:rsidR="00AF770F" w:rsidRPr="00577610" w:rsidRDefault="00AF770F" w:rsidP="00AF770F">
      <w:pPr>
        <w:pStyle w:val="Heading1"/>
        <w:numPr>
          <w:ilvl w:val="0"/>
          <w:numId w:val="17"/>
        </w:numPr>
        <w:tabs>
          <w:tab w:val="right" w:pos="384"/>
        </w:tabs>
        <w:ind w:left="370" w:hanging="336"/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>یکی از مهم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ترین کاربردهای موتورهای سری در حمل و نقل و به خصوص در مترو می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باشد. با توجه به  مشخصه گشتاور- سرعتی که به دست آورده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اید، می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توانید علل این امر را بیان کنید؟</w:t>
      </w:r>
    </w:p>
    <w:p w14:paraId="7B2037D9" w14:textId="18F1B08E" w:rsidR="00AF770F" w:rsidRPr="00577610" w:rsidRDefault="006A2147" w:rsidP="00AF770F">
      <w:pPr>
        <w:rPr>
          <w:rFonts w:cs="B Nazanin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25D41F70" wp14:editId="4F555D86">
                <wp:extent cx="5788025" cy="2085975"/>
                <wp:effectExtent l="9525" t="11430" r="12700" b="7620"/>
                <wp:docPr id="7" name="Text Box 18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085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CF6CD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D41F70" id="Text Box 18587" o:spid="_x0000_s1251" type="#_x0000_t202" style="width:455.7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" fillcolor="white [3201]" strokecolor="#70ad47 [3209]" strokeweight="1pt">
                <v:textbox>
                  <w:txbxContent>
                    <w:p w14:paraId="6CECF6CD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0B837C" w14:textId="77777777" w:rsidR="00AF770F" w:rsidRPr="00577610" w:rsidRDefault="00AF770F" w:rsidP="00AF770F">
      <w:pPr>
        <w:pStyle w:val="Heading1"/>
        <w:numPr>
          <w:ilvl w:val="0"/>
          <w:numId w:val="17"/>
        </w:numPr>
        <w:tabs>
          <w:tab w:val="right" w:pos="384"/>
        </w:tabs>
        <w:ind w:left="370" w:hanging="336"/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 xml:space="preserve">محدوده تغییرات سرعت در موتورهای سری بیشتر از بقیه انواع موتورهای 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</w:rPr>
        <w:t>DC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 xml:space="preserve"> است. فکر می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softHyphen/>
        <w:t>کنید چرا؟</w:t>
      </w:r>
    </w:p>
    <w:p w14:paraId="3ABFE511" w14:textId="528C31F9" w:rsidR="00AF770F" w:rsidRPr="00577610" w:rsidRDefault="006A2147" w:rsidP="00AF770F">
      <w:pPr>
        <w:rPr>
          <w:rFonts w:cs="B Nazanin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49C504B3" wp14:editId="1F567326">
                <wp:extent cx="5788025" cy="2085975"/>
                <wp:effectExtent l="9525" t="14605" r="12700" b="13970"/>
                <wp:docPr id="6" name="Text Box 18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085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D14A5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C504B3" id="Text Box 18588" o:spid="_x0000_s1252" type="#_x0000_t202" style="width:455.7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" fillcolor="white [3201]" strokecolor="#70ad47 [3209]" strokeweight="1pt">
                <v:textbox>
                  <w:txbxContent>
                    <w:p w14:paraId="76ED14A5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C39FC7" w14:textId="77777777" w:rsidR="00AF770F" w:rsidRPr="00577610" w:rsidRDefault="00AF770F" w:rsidP="00AF770F">
      <w:pPr>
        <w:pStyle w:val="Heading1"/>
        <w:numPr>
          <w:ilvl w:val="0"/>
          <w:numId w:val="17"/>
        </w:numPr>
        <w:tabs>
          <w:tab w:val="right" w:pos="384"/>
        </w:tabs>
        <w:ind w:left="370" w:hanging="336"/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>منحنی های مغناطیس شوندگی بدست آمده در آزمایش را مقایسه و تفسیر کنید.</w:t>
      </w:r>
    </w:p>
    <w:p w14:paraId="61D596FE" w14:textId="0ECABB0E" w:rsidR="00AF770F" w:rsidRPr="00577610" w:rsidRDefault="006A2147" w:rsidP="00AF770F">
      <w:pPr>
        <w:rPr>
          <w:rFonts w:cs="B Nazanin"/>
        </w:rPr>
      </w:pPr>
      <w:r>
        <w:rPr>
          <w:rFonts w:asciiTheme="majorBidi" w:hAnsiTheme="majorBidi" w:cs="B Nazanin"/>
          <w:noProof/>
        </w:rPr>
        <mc:AlternateContent>
          <mc:Choice Requires="wps">
            <w:drawing>
              <wp:inline distT="0" distB="0" distL="0" distR="0" wp14:anchorId="368D444A" wp14:editId="64C5AEAB">
                <wp:extent cx="5788025" cy="2085975"/>
                <wp:effectExtent l="9525" t="11430" r="12700" b="7620"/>
                <wp:docPr id="4" name="Text Box 18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085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8F927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8D444A" id="Text Box 18589" o:spid="_x0000_s1253" type="#_x0000_t202" style="width:455.7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" fillcolor="white [3201]" strokecolor="#70ad47 [3209]" strokeweight="1pt">
                <v:textbox>
                  <w:txbxContent>
                    <w:p w14:paraId="6628F927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A0E784C" w14:textId="77777777" w:rsidR="00314DA0" w:rsidRPr="00577610" w:rsidRDefault="00AF770F" w:rsidP="00AF770F">
      <w:pPr>
        <w:pStyle w:val="Heading1"/>
        <w:numPr>
          <w:ilvl w:val="0"/>
          <w:numId w:val="17"/>
        </w:numPr>
        <w:tabs>
          <w:tab w:val="right" w:pos="384"/>
        </w:tabs>
        <w:ind w:left="370" w:hanging="336"/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</w:pP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 xml:space="preserve">روش‌های کنترل سرعت موتورهای 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</w:rPr>
        <w:t>DC</w:t>
      </w:r>
      <w:r w:rsidRPr="00577610">
        <w:rPr>
          <w:rFonts w:asciiTheme="majorBidi" w:hAnsiTheme="majorBidi" w:cs="B Nazanin"/>
          <w:b w:val="0"/>
          <w:bCs w:val="0"/>
          <w:sz w:val="24"/>
          <w:szCs w:val="28"/>
          <w:u w:val="none"/>
          <w:rtl/>
        </w:rPr>
        <w:t xml:space="preserve"> (در هر دو حالت موتور سری و موازی) را مقایسه کنید؛ مزایا و معایب آنها را نام ببرید و محدودیت‌های آنها را توضیح دهید.</w:t>
      </w:r>
    </w:p>
    <w:p w14:paraId="7829D645" w14:textId="024EDD9F" w:rsidR="00AF770F" w:rsidRPr="00AF770F" w:rsidRDefault="006A2147" w:rsidP="00AF770F">
      <w:pPr>
        <w:rPr>
          <w:rtl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 wp14:anchorId="5A3D7A09" wp14:editId="0B15B72A">
                <wp:extent cx="5788025" cy="2085975"/>
                <wp:effectExtent l="9525" t="14605" r="12700" b="13970"/>
                <wp:docPr id="3" name="Text Box 18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2085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34852" w14:textId="77777777" w:rsidR="006374A2" w:rsidRPr="00302672" w:rsidRDefault="006374A2" w:rsidP="00AF770F">
                            <w:pPr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3D7A09" id="Text Box 18590" o:spid="_x0000_s1254" type="#_x0000_t202" style="width:455.7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" fillcolor="white [3201]" strokecolor="#70ad47 [3209]" strokeweight="1pt">
                <v:textbox>
                  <w:txbxContent>
                    <w:p w14:paraId="78634852" w14:textId="77777777" w:rsidR="006374A2" w:rsidRPr="00302672" w:rsidRDefault="006374A2" w:rsidP="00AF770F">
                      <w:pPr>
                        <w:rPr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770F" w:rsidRPr="00AF770F" w:rsidSect="00885181">
      <w:headerReference w:type="default" r:id="rId83"/>
      <w:type w:val="continuous"/>
      <w:pgSz w:w="12240" w:h="15840"/>
      <w:pgMar w:top="990" w:right="1440" w:bottom="36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Windows User" w:date="2023-09-13T08:15:00Z" w:initials="WU">
    <w:p w14:paraId="02B885B2" w14:textId="77777777" w:rsidR="003E222C" w:rsidRDefault="003E222C" w:rsidP="003E222C">
      <w:pPr>
        <w:pStyle w:val="CommentText"/>
        <w:rPr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این سوال اضافه شد. در صورت لزوم </w:t>
      </w:r>
      <w:r>
        <w:t>template</w:t>
      </w:r>
      <w:r>
        <w:rPr>
          <w:rFonts w:hint="cs"/>
          <w:rtl/>
          <w:lang w:bidi="fa-IR"/>
        </w:rPr>
        <w:t xml:space="preserve"> اصلاح شود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B885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B885B2" w16cid:durableId="28AC03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F203C" w14:textId="77777777" w:rsidR="00885181" w:rsidRDefault="00885181" w:rsidP="007024B8">
      <w:r>
        <w:separator/>
      </w:r>
    </w:p>
  </w:endnote>
  <w:endnote w:type="continuationSeparator" w:id="0">
    <w:p w14:paraId="69F47E31" w14:textId="77777777" w:rsidR="00885181" w:rsidRDefault="00885181" w:rsidP="00702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tus">
    <w:panose1 w:val="000005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A5D1F" w14:textId="77777777" w:rsidR="00885181" w:rsidRDefault="00885181" w:rsidP="007024B8">
      <w:r>
        <w:separator/>
      </w:r>
    </w:p>
  </w:footnote>
  <w:footnote w:type="continuationSeparator" w:id="0">
    <w:p w14:paraId="045DE589" w14:textId="77777777" w:rsidR="00885181" w:rsidRDefault="00885181" w:rsidP="007024B8">
      <w:r>
        <w:continuationSeparator/>
      </w:r>
    </w:p>
  </w:footnote>
  <w:footnote w:id="1">
    <w:p w14:paraId="38AD538F" w14:textId="77777777" w:rsidR="006374A2" w:rsidRDefault="006374A2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template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DBE9" w14:textId="77777777" w:rsidR="006374A2" w:rsidRPr="00577610" w:rsidRDefault="006374A2" w:rsidP="00E63DA7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>پیش گفتار</w:t>
    </w:r>
  </w:p>
  <w:p w14:paraId="7C45422C" w14:textId="7D016BCC" w:rsidR="006374A2" w:rsidRDefault="006A2147" w:rsidP="00E63DA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324245B5" wp14:editId="571FE0D7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11" name="Straight Connector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03B22" id="Straight Connector 111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A22SVIMwIAAFY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08088B99" w14:textId="77777777" w:rsidR="006374A2" w:rsidRDefault="006374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B3E0F" w14:textId="77777777" w:rsidR="006374A2" w:rsidRDefault="006374A2" w:rsidP="00D36EC9">
    <w:pPr>
      <w:pStyle w:val="Header"/>
    </w:pPr>
    <w:r>
      <w:rPr>
        <w:rFonts w:hint="cs"/>
        <w:rtl/>
      </w:rPr>
      <w:t>.</w:t>
    </w:r>
  </w:p>
  <w:p w14:paraId="3A286E96" w14:textId="77777777" w:rsidR="006374A2" w:rsidRDefault="006374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0630B" w14:textId="77777777" w:rsidR="006374A2" w:rsidRPr="00577610" w:rsidRDefault="006374A2" w:rsidP="00E63DA7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>آزمایش 1</w:t>
    </w:r>
  </w:p>
  <w:p w14:paraId="17A48440" w14:textId="685487B9" w:rsidR="006374A2" w:rsidRDefault="006A2147" w:rsidP="00E63DA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379068C" wp14:editId="7028CD2F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10" name="Straight Connector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7E1613" id="Straight Connector 110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1D724A44" w14:textId="77777777" w:rsidR="006374A2" w:rsidRDefault="006374A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8D214" w14:textId="77777777" w:rsidR="006374A2" w:rsidRPr="00577610" w:rsidRDefault="006374A2" w:rsidP="007B3F15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 xml:space="preserve">آزمایش </w:t>
    </w:r>
    <w:r w:rsidRPr="00577610">
      <w:rPr>
        <w:rFonts w:cs="B Nazanin" w:hint="cs"/>
        <w:rtl/>
      </w:rPr>
      <w:t>2</w:t>
    </w:r>
  </w:p>
  <w:p w14:paraId="11A00476" w14:textId="779D4065" w:rsidR="006374A2" w:rsidRDefault="006A2147" w:rsidP="007B3F15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4FD01E0" wp14:editId="12663F76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435" name="Straight Connector 18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0FCD4A" id="Straight Connector 18435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AVJERzMwIAAFo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42D7E960" w14:textId="77777777" w:rsidR="006374A2" w:rsidRDefault="006374A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FE032" w14:textId="77777777" w:rsidR="006374A2" w:rsidRPr="00577610" w:rsidRDefault="006374A2" w:rsidP="006B6BF7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 xml:space="preserve">آزمایش </w:t>
    </w:r>
    <w:r w:rsidRPr="00577610">
      <w:rPr>
        <w:rFonts w:cs="B Nazanin" w:hint="cs"/>
        <w:rtl/>
      </w:rPr>
      <w:t>3</w:t>
    </w:r>
  </w:p>
  <w:p w14:paraId="5418BEE5" w14:textId="069EBC82" w:rsidR="006374A2" w:rsidRDefault="006A2147" w:rsidP="00577610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393DC01F" wp14:editId="645E097C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451" name="Straight Connector 18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06812D" id="Straight Connector 18451" o:spid="_x0000_s1026" style="position:absolute;flip:x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AFncdIMwIAAFo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54604423" w14:textId="77777777" w:rsidR="006374A2" w:rsidRPr="006B6BF7" w:rsidRDefault="006374A2" w:rsidP="006B6BF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96E47" w14:textId="77777777" w:rsidR="006374A2" w:rsidRPr="00577610" w:rsidRDefault="006374A2" w:rsidP="00577610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>آزمایش</w:t>
    </w:r>
    <w:r>
      <w:rPr>
        <w:rFonts w:cs="B Nazanin" w:hint="cs"/>
        <w:rtl/>
      </w:rPr>
      <w:t xml:space="preserve"> </w:t>
    </w:r>
    <w:r>
      <w:rPr>
        <w:rFonts w:cs="B Nazanin" w:hint="cs"/>
        <w:rtl/>
      </w:rPr>
      <w:t>4</w:t>
    </w:r>
  </w:p>
  <w:p w14:paraId="34F85476" w14:textId="3E0D0947" w:rsidR="006374A2" w:rsidRDefault="006A2147" w:rsidP="006B6BF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1100459F" wp14:editId="5807CB3F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87" name="Straight Connector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5E4D9" id="Straight Connector 87" o:spid="_x0000_s1026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35CD1553" w14:textId="77777777" w:rsidR="006374A2" w:rsidRDefault="006374A2" w:rsidP="006B6BF7">
    <w:pPr>
      <w:pStyle w:val="Header"/>
    </w:pPr>
  </w:p>
  <w:p w14:paraId="17B7DE8E" w14:textId="77777777" w:rsidR="006374A2" w:rsidRPr="006B6BF7" w:rsidRDefault="006374A2" w:rsidP="006B6BF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2EA75" w14:textId="77777777" w:rsidR="006374A2" w:rsidRPr="00577610" w:rsidRDefault="006374A2" w:rsidP="00717C07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 xml:space="preserve">آزمایش </w:t>
    </w:r>
    <w:r w:rsidRPr="00577610">
      <w:rPr>
        <w:rFonts w:cs="B Nazanin" w:hint="cs"/>
        <w:rtl/>
      </w:rPr>
      <w:t>4</w:t>
    </w:r>
  </w:p>
  <w:p w14:paraId="703940E6" w14:textId="5341CBAE" w:rsidR="006374A2" w:rsidRPr="006B6BF7" w:rsidRDefault="006A2147" w:rsidP="00717C0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527BAEDD" wp14:editId="7D2A1A59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85" name="Straight Connector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3F85A2" id="Straight Connector 85" o:spid="_x0000_s1026" style="position:absolute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5F7BB2CF" w14:textId="77777777" w:rsidR="006374A2" w:rsidRDefault="006374A2" w:rsidP="00717C07">
    <w:pPr>
      <w:pStyle w:val="Header"/>
    </w:pPr>
  </w:p>
  <w:p w14:paraId="2787A7C3" w14:textId="77777777" w:rsidR="006374A2" w:rsidRDefault="006374A2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1EE5" w14:textId="77777777" w:rsidR="006374A2" w:rsidRPr="00577610" w:rsidRDefault="006374A2" w:rsidP="00577610">
    <w:pPr>
      <w:pStyle w:val="Header"/>
      <w:rPr>
        <w:rFonts w:cs="B Nazanin"/>
        <w:rtl/>
      </w:rPr>
    </w:pPr>
    <w:r w:rsidRPr="00577610">
      <w:rPr>
        <w:rFonts w:cs="B Nazanin" w:hint="cs"/>
        <w:rtl/>
      </w:rPr>
      <w:t>آزمایش</w:t>
    </w:r>
    <w:r>
      <w:rPr>
        <w:rFonts w:cs="B Nazanin" w:hint="cs"/>
        <w:rtl/>
      </w:rPr>
      <w:t xml:space="preserve"> </w:t>
    </w:r>
    <w:r>
      <w:rPr>
        <w:rFonts w:cs="B Nazanin" w:hint="cs"/>
        <w:rtl/>
      </w:rPr>
      <w:t xml:space="preserve">5 </w:t>
    </w:r>
  </w:p>
  <w:p w14:paraId="32592BEE" w14:textId="776F66EF" w:rsidR="006374A2" w:rsidRDefault="006A2147" w:rsidP="00577610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74624" behindDoc="0" locked="0" layoutInCell="1" allowOverlap="1" wp14:anchorId="6DF046C6" wp14:editId="0892811A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433" name="Straight Connector 18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6FA72B" id="Straight Connector 18433" o:spid="_x0000_s1026" style="position:absolute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Bll1PAMwIAAFo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21F7234D" w14:textId="77777777" w:rsidR="006374A2" w:rsidRPr="006B6BF7" w:rsidRDefault="006374A2" w:rsidP="006B6BF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21D55" w14:textId="77777777" w:rsidR="006374A2" w:rsidRDefault="006374A2" w:rsidP="00717C07">
    <w:pPr>
      <w:pStyle w:val="Header"/>
      <w:rPr>
        <w:rtl/>
      </w:rPr>
    </w:pPr>
    <w:r>
      <w:rPr>
        <w:rFonts w:hint="cs"/>
        <w:rtl/>
      </w:rPr>
      <w:t xml:space="preserve">آزمایش </w:t>
    </w:r>
    <w:r>
      <w:rPr>
        <w:rFonts w:hint="cs"/>
        <w:rtl/>
      </w:rPr>
      <w:t>4</w:t>
    </w:r>
  </w:p>
  <w:p w14:paraId="480C141B" w14:textId="5703D0FC" w:rsidR="006374A2" w:rsidRPr="006B6BF7" w:rsidRDefault="006A2147" w:rsidP="00717C0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73600" behindDoc="0" locked="0" layoutInCell="1" allowOverlap="1" wp14:anchorId="35D808C0" wp14:editId="448C5774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436" name="Straight Connector 18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116BB" id="Straight Connector 18436" o:spid="_x0000_s1026" style="position:absolute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Ct/c8qMwIAAFo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126C1B90" w14:textId="77777777" w:rsidR="006374A2" w:rsidRDefault="006374A2" w:rsidP="00717C07">
    <w:pPr>
      <w:pStyle w:val="Header"/>
    </w:pPr>
  </w:p>
  <w:p w14:paraId="586A2F4A" w14:textId="77777777" w:rsidR="006374A2" w:rsidRDefault="006374A2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AD5B8" w14:textId="77777777" w:rsidR="006374A2" w:rsidRPr="00577610" w:rsidRDefault="006374A2" w:rsidP="007F7254">
    <w:pPr>
      <w:pStyle w:val="Header"/>
      <w:rPr>
        <w:rFonts w:cs="B Nazanin"/>
        <w:rtl/>
        <w:lang w:bidi="fa-IR"/>
      </w:rPr>
    </w:pPr>
    <w:r w:rsidRPr="00577610">
      <w:rPr>
        <w:rFonts w:cs="B Nazanin" w:hint="cs"/>
        <w:rtl/>
      </w:rPr>
      <w:t>آزمایش</w:t>
    </w:r>
    <w:r w:rsidRPr="00577610">
      <w:rPr>
        <w:rFonts w:cs="B Nazanin"/>
      </w:rPr>
      <w:t xml:space="preserve">  </w:t>
    </w:r>
    <w:r w:rsidRPr="00577610">
      <w:rPr>
        <w:rFonts w:cs="B Nazanin" w:hint="cs"/>
        <w:rtl/>
        <w:lang w:bidi="fa-IR"/>
      </w:rPr>
      <w:t xml:space="preserve"> </w:t>
    </w:r>
    <w:r w:rsidRPr="00577610">
      <w:rPr>
        <w:rFonts w:cs="B Nazanin" w:hint="cs"/>
        <w:rtl/>
        <w:lang w:bidi="fa-IR"/>
      </w:rPr>
      <w:t>5</w:t>
    </w:r>
  </w:p>
  <w:p w14:paraId="6905EFD9" w14:textId="0576EC18" w:rsidR="006374A2" w:rsidRDefault="006A2147" w:rsidP="006B6BF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3BD47A1A" wp14:editId="4C8E2D91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08" name="Straight Connector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2C61F" id="Straight Connector 108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23CF4947" w14:textId="77777777" w:rsidR="006374A2" w:rsidRDefault="006374A2" w:rsidP="006B6BF7">
    <w:pPr>
      <w:pStyle w:val="Header"/>
    </w:pPr>
  </w:p>
  <w:p w14:paraId="623ADC6B" w14:textId="77777777" w:rsidR="006374A2" w:rsidRPr="006B6BF7" w:rsidRDefault="006374A2" w:rsidP="006B6BF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243D4" w14:textId="77777777" w:rsidR="006374A2" w:rsidRPr="00577610" w:rsidRDefault="006374A2" w:rsidP="00577610">
    <w:pPr>
      <w:pStyle w:val="Header"/>
      <w:rPr>
        <w:rFonts w:cs="B Nazanin"/>
        <w:rtl/>
        <w:lang w:bidi="fa-IR"/>
      </w:rPr>
    </w:pPr>
    <w:r w:rsidRPr="00577610">
      <w:rPr>
        <w:rFonts w:cs="B Nazanin" w:hint="cs"/>
        <w:rtl/>
      </w:rPr>
      <w:t>آزمایش</w:t>
    </w:r>
    <w:r w:rsidRPr="00577610">
      <w:rPr>
        <w:rFonts w:cs="B Nazanin"/>
      </w:rPr>
      <w:t xml:space="preserve">  </w:t>
    </w:r>
    <w:r>
      <w:rPr>
        <w:rFonts w:cs="B Nazanin" w:hint="cs"/>
        <w:rtl/>
        <w:lang w:bidi="fa-IR"/>
      </w:rPr>
      <w:t>6</w:t>
    </w:r>
  </w:p>
  <w:p w14:paraId="0CE1115B" w14:textId="1C85F9D1" w:rsidR="006374A2" w:rsidRDefault="006A2147" w:rsidP="006B6BF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615D14CE" wp14:editId="2ABFD61E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467" name="Straight Connector 18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A0DCC2" id="Straight Connector 18467" o:spid="_x0000_s1026" style="position:absolute;flip:x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ASnjM+MwIAAFo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316394EB" w14:textId="77777777" w:rsidR="006374A2" w:rsidRDefault="006374A2" w:rsidP="006B6BF7">
    <w:pPr>
      <w:pStyle w:val="Header"/>
    </w:pPr>
  </w:p>
  <w:p w14:paraId="5454D270" w14:textId="77777777" w:rsidR="006374A2" w:rsidRPr="006B6BF7" w:rsidRDefault="006374A2" w:rsidP="006B6BF7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58451" w14:textId="77777777" w:rsidR="006374A2" w:rsidRDefault="006374A2" w:rsidP="00782C32">
    <w:pPr>
      <w:pStyle w:val="Header"/>
      <w:rPr>
        <w:rtl/>
        <w:lang w:bidi="fa-IR"/>
      </w:rPr>
    </w:pPr>
    <w:r>
      <w:rPr>
        <w:rFonts w:hint="cs"/>
        <w:rtl/>
      </w:rPr>
      <w:t>آزمایش</w:t>
    </w:r>
    <w:r>
      <w:t xml:space="preserve">  </w:t>
    </w:r>
    <w:r>
      <w:rPr>
        <w:rFonts w:hint="cs"/>
        <w:rtl/>
        <w:lang w:bidi="fa-IR"/>
      </w:rPr>
      <w:t xml:space="preserve"> 7</w:t>
    </w:r>
  </w:p>
  <w:p w14:paraId="0BE1FE28" w14:textId="2401DE2F" w:rsidR="006374A2" w:rsidRDefault="006A2147" w:rsidP="006B6BF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4AF4091D" wp14:editId="3E0D6C55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507" name="Straight Connector 185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04539E" id="Straight Connector 18507" o:spid="_x0000_s1026" style="position:absolute;flip:x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77DFF921" w14:textId="77777777" w:rsidR="006374A2" w:rsidRDefault="006374A2" w:rsidP="006B6BF7">
    <w:pPr>
      <w:pStyle w:val="Header"/>
    </w:pPr>
  </w:p>
  <w:p w14:paraId="66655475" w14:textId="77777777" w:rsidR="006374A2" w:rsidRPr="006B6BF7" w:rsidRDefault="006374A2" w:rsidP="006B6BF7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368D" w14:textId="77777777" w:rsidR="006374A2" w:rsidRDefault="006374A2" w:rsidP="006A36B6">
    <w:pPr>
      <w:pStyle w:val="Header"/>
      <w:rPr>
        <w:rtl/>
        <w:lang w:bidi="fa-IR"/>
      </w:rPr>
    </w:pPr>
    <w:r>
      <w:rPr>
        <w:rFonts w:hint="cs"/>
        <w:rtl/>
      </w:rPr>
      <w:t>آزمایش</w:t>
    </w:r>
    <w:r>
      <w:t xml:space="preserve">  </w:t>
    </w:r>
    <w:r>
      <w:rPr>
        <w:rFonts w:hint="cs"/>
        <w:rtl/>
        <w:lang w:bidi="fa-IR"/>
      </w:rPr>
      <w:t xml:space="preserve"> 8</w:t>
    </w:r>
  </w:p>
  <w:p w14:paraId="1DE99EC2" w14:textId="7F601E9A" w:rsidR="006374A2" w:rsidRDefault="006A2147" w:rsidP="006B6BF7">
    <w:pPr>
      <w:pStyle w:val="Header"/>
    </w:pPr>
    <w:r>
      <w:rPr>
        <w:rFonts w:cs="B Homa"/>
        <w:b/>
        <w:bCs/>
        <w:noProof/>
        <w:szCs w:val="24"/>
      </w:rPr>
      <mc:AlternateContent>
        <mc:Choice Requires="wps">
          <w:drawing>
            <wp:anchor distT="4294967295" distB="4294967295" distL="114300" distR="114300" simplePos="0" relativeHeight="251680768" behindDoc="0" locked="0" layoutInCell="1" allowOverlap="1" wp14:anchorId="0F0E750E" wp14:editId="557B89BE">
              <wp:simplePos x="0" y="0"/>
              <wp:positionH relativeFrom="margin">
                <wp:posOffset>457200</wp:posOffset>
              </wp:positionH>
              <wp:positionV relativeFrom="margin">
                <wp:posOffset>-253366</wp:posOffset>
              </wp:positionV>
              <wp:extent cx="5486400" cy="0"/>
              <wp:effectExtent l="19050" t="19050" r="19050" b="38100"/>
              <wp:wrapSquare wrapText="bothSides"/>
              <wp:docPr id="18548" name="Straight Connector 18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E84FBF" id="Straight Connector 18548" o:spid="_x0000_s1026" style="position:absolute;flip:x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36pt,-19.95pt" to="468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" strokeweight="4.5pt">
              <v:stroke linestyle="thinThick"/>
              <w10:wrap type="square" anchorx="margin" anchory="margin"/>
            </v:line>
          </w:pict>
        </mc:Fallback>
      </mc:AlternateContent>
    </w:r>
  </w:p>
  <w:p w14:paraId="267C42A8" w14:textId="77777777" w:rsidR="006374A2" w:rsidRDefault="006374A2" w:rsidP="006B6BF7">
    <w:pPr>
      <w:pStyle w:val="Header"/>
    </w:pPr>
  </w:p>
  <w:p w14:paraId="0815FA21" w14:textId="77777777" w:rsidR="006374A2" w:rsidRPr="006B6BF7" w:rsidRDefault="006374A2" w:rsidP="006B6B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25pt;height:11.25pt" o:bullet="t">
        <v:imagedata r:id="rId1" o:title="msoD9BB"/>
      </v:shape>
    </w:pict>
  </w:numPicBullet>
  <w:abstractNum w:abstractNumId="0" w15:restartNumberingAfterBreak="0">
    <w:nsid w:val="03922678"/>
    <w:multiLevelType w:val="hybridMultilevel"/>
    <w:tmpl w:val="FC10A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F5B24"/>
    <w:multiLevelType w:val="hybridMultilevel"/>
    <w:tmpl w:val="871EF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A603D2F"/>
    <w:multiLevelType w:val="hybridMultilevel"/>
    <w:tmpl w:val="CE74F08A"/>
    <w:lvl w:ilvl="0" w:tplc="04090011">
      <w:start w:val="1"/>
      <w:numFmt w:val="decimal"/>
      <w:lvlText w:val="%1)"/>
      <w:lvlJc w:val="left"/>
      <w:pPr>
        <w:tabs>
          <w:tab w:val="num" w:pos="719"/>
        </w:tabs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39"/>
        </w:tabs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9"/>
        </w:tabs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9"/>
        </w:tabs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9"/>
        </w:tabs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9"/>
        </w:tabs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9"/>
        </w:tabs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9"/>
        </w:tabs>
        <w:ind w:left="6479" w:hanging="180"/>
      </w:pPr>
    </w:lvl>
  </w:abstractNum>
  <w:abstractNum w:abstractNumId="3" w15:restartNumberingAfterBreak="0">
    <w:nsid w:val="19E7755A"/>
    <w:multiLevelType w:val="hybridMultilevel"/>
    <w:tmpl w:val="AA2E3A30"/>
    <w:lvl w:ilvl="0" w:tplc="04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4" w15:restartNumberingAfterBreak="0">
    <w:nsid w:val="21003B4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</w:abstractNum>
  <w:abstractNum w:abstractNumId="5" w15:restartNumberingAfterBreak="0">
    <w:nsid w:val="247B3DF7"/>
    <w:multiLevelType w:val="hybridMultilevel"/>
    <w:tmpl w:val="CED8ADD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247E1BD2"/>
    <w:multiLevelType w:val="hybridMultilevel"/>
    <w:tmpl w:val="CE74F08A"/>
    <w:lvl w:ilvl="0" w:tplc="FFFFFFFF">
      <w:start w:val="1"/>
      <w:numFmt w:val="decimal"/>
      <w:lvlText w:val="%1)"/>
      <w:lvlJc w:val="left"/>
      <w:pPr>
        <w:tabs>
          <w:tab w:val="num" w:pos="719"/>
        </w:tabs>
        <w:ind w:left="719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39"/>
        </w:tabs>
        <w:ind w:left="143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59"/>
        </w:tabs>
        <w:ind w:left="215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79"/>
        </w:tabs>
        <w:ind w:left="287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99"/>
        </w:tabs>
        <w:ind w:left="359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19"/>
        </w:tabs>
        <w:ind w:left="431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39"/>
        </w:tabs>
        <w:ind w:left="503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59"/>
        </w:tabs>
        <w:ind w:left="575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79"/>
        </w:tabs>
        <w:ind w:left="6479" w:hanging="180"/>
      </w:pPr>
    </w:lvl>
  </w:abstractNum>
  <w:abstractNum w:abstractNumId="7" w15:restartNumberingAfterBreak="0">
    <w:nsid w:val="28A035F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</w:abstractNum>
  <w:abstractNum w:abstractNumId="8" w15:restartNumberingAfterBreak="0">
    <w:nsid w:val="30CD5A20"/>
    <w:multiLevelType w:val="hybridMultilevel"/>
    <w:tmpl w:val="9946AB94"/>
    <w:lvl w:ilvl="0" w:tplc="04090009">
      <w:start w:val="1"/>
      <w:numFmt w:val="bullet"/>
      <w:lvlText w:val=""/>
      <w:lvlJc w:val="left"/>
      <w:pPr>
        <w:ind w:left="15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9" w15:restartNumberingAfterBreak="0">
    <w:nsid w:val="3EC95F3C"/>
    <w:multiLevelType w:val="hybridMultilevel"/>
    <w:tmpl w:val="05FC1620"/>
    <w:lvl w:ilvl="0" w:tplc="042A2738">
      <w:start w:val="1"/>
      <w:numFmt w:val="decimal"/>
      <w:lvlText w:val="%1)"/>
      <w:lvlJc w:val="left"/>
      <w:pPr>
        <w:ind w:left="719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0" w15:restartNumberingAfterBreak="0">
    <w:nsid w:val="42DE07E9"/>
    <w:multiLevelType w:val="hybridMultilevel"/>
    <w:tmpl w:val="552E55D0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0965A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</w:abstractNum>
  <w:abstractNum w:abstractNumId="12" w15:restartNumberingAfterBreak="0">
    <w:nsid w:val="471F375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13" w15:restartNumberingAfterBreak="0">
    <w:nsid w:val="4AFE362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</w:abstractNum>
  <w:abstractNum w:abstractNumId="14" w15:restartNumberingAfterBreak="0">
    <w:nsid w:val="505753EA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</w:abstractNum>
  <w:abstractNum w:abstractNumId="15" w15:restartNumberingAfterBreak="0">
    <w:nsid w:val="520665BE"/>
    <w:multiLevelType w:val="hybridMultilevel"/>
    <w:tmpl w:val="FC10A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448A0"/>
    <w:multiLevelType w:val="hybridMultilevel"/>
    <w:tmpl w:val="BF12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77288"/>
    <w:multiLevelType w:val="hybridMultilevel"/>
    <w:tmpl w:val="42E00A46"/>
    <w:lvl w:ilvl="0" w:tplc="04090009">
      <w:start w:val="1"/>
      <w:numFmt w:val="bullet"/>
      <w:lvlText w:val=""/>
      <w:lvlPicBulletId w:val="0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8" w15:restartNumberingAfterBreak="0">
    <w:nsid w:val="710E7C76"/>
    <w:multiLevelType w:val="hybridMultilevel"/>
    <w:tmpl w:val="407421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85167559">
    <w:abstractNumId w:val="5"/>
  </w:num>
  <w:num w:numId="2" w16cid:durableId="597638053">
    <w:abstractNumId w:val="17"/>
  </w:num>
  <w:num w:numId="3" w16cid:durableId="1710763900">
    <w:abstractNumId w:val="8"/>
  </w:num>
  <w:num w:numId="4" w16cid:durableId="1923565273">
    <w:abstractNumId w:val="3"/>
  </w:num>
  <w:num w:numId="5" w16cid:durableId="112094255">
    <w:abstractNumId w:val="7"/>
  </w:num>
  <w:num w:numId="6" w16cid:durableId="444620057">
    <w:abstractNumId w:val="16"/>
  </w:num>
  <w:num w:numId="7" w16cid:durableId="1482775099">
    <w:abstractNumId w:val="11"/>
  </w:num>
  <w:num w:numId="8" w16cid:durableId="251547609">
    <w:abstractNumId w:val="13"/>
  </w:num>
  <w:num w:numId="9" w16cid:durableId="1548757897">
    <w:abstractNumId w:val="12"/>
  </w:num>
  <w:num w:numId="10" w16cid:durableId="1817532211">
    <w:abstractNumId w:val="14"/>
  </w:num>
  <w:num w:numId="11" w16cid:durableId="1377926960">
    <w:abstractNumId w:val="4"/>
  </w:num>
  <w:num w:numId="12" w16cid:durableId="23944969">
    <w:abstractNumId w:val="2"/>
  </w:num>
  <w:num w:numId="13" w16cid:durableId="15189287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75700297">
    <w:abstractNumId w:val="0"/>
  </w:num>
  <w:num w:numId="15" w16cid:durableId="765925018">
    <w:abstractNumId w:val="1"/>
  </w:num>
  <w:num w:numId="16" w16cid:durableId="1398896828">
    <w:abstractNumId w:val="18"/>
  </w:num>
  <w:num w:numId="17" w16cid:durableId="34232426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51871237">
    <w:abstractNumId w:val="6"/>
  </w:num>
  <w:num w:numId="19" w16cid:durableId="9949923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dows User">
    <w15:presenceInfo w15:providerId="None" w15:userId="Windows User"/>
  </w15:person>
  <w15:person w15:author="Shaghayegh G. Shahbazi">
    <w15:presenceInfo w15:providerId="Windows Live" w15:userId="981318f40faac1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954"/>
    <w:rsid w:val="00000060"/>
    <w:rsid w:val="00007714"/>
    <w:rsid w:val="000279B5"/>
    <w:rsid w:val="00046F9E"/>
    <w:rsid w:val="00060DD8"/>
    <w:rsid w:val="00064745"/>
    <w:rsid w:val="0007329D"/>
    <w:rsid w:val="000840EB"/>
    <w:rsid w:val="00084845"/>
    <w:rsid w:val="0009566D"/>
    <w:rsid w:val="000C61FD"/>
    <w:rsid w:val="000D5BDD"/>
    <w:rsid w:val="000E5046"/>
    <w:rsid w:val="000E7FE6"/>
    <w:rsid w:val="00102BA6"/>
    <w:rsid w:val="00113C5B"/>
    <w:rsid w:val="001140ED"/>
    <w:rsid w:val="00120F60"/>
    <w:rsid w:val="00123DF4"/>
    <w:rsid w:val="00145C4E"/>
    <w:rsid w:val="00166279"/>
    <w:rsid w:val="00192FF2"/>
    <w:rsid w:val="001B072B"/>
    <w:rsid w:val="001B1F8B"/>
    <w:rsid w:val="001B7458"/>
    <w:rsid w:val="001C4FC4"/>
    <w:rsid w:val="001D5C92"/>
    <w:rsid w:val="001E101B"/>
    <w:rsid w:val="001E4357"/>
    <w:rsid w:val="001E5DE9"/>
    <w:rsid w:val="001F1295"/>
    <w:rsid w:val="001F700F"/>
    <w:rsid w:val="002060F1"/>
    <w:rsid w:val="002170F0"/>
    <w:rsid w:val="0022007A"/>
    <w:rsid w:val="00240BD6"/>
    <w:rsid w:val="002430F0"/>
    <w:rsid w:val="002434C3"/>
    <w:rsid w:val="002465AA"/>
    <w:rsid w:val="002544B3"/>
    <w:rsid w:val="002564EB"/>
    <w:rsid w:val="00264863"/>
    <w:rsid w:val="00276185"/>
    <w:rsid w:val="002844FD"/>
    <w:rsid w:val="00290689"/>
    <w:rsid w:val="002931F2"/>
    <w:rsid w:val="0029770F"/>
    <w:rsid w:val="002A148E"/>
    <w:rsid w:val="002A3933"/>
    <w:rsid w:val="002A4ED5"/>
    <w:rsid w:val="002A696C"/>
    <w:rsid w:val="002D11A7"/>
    <w:rsid w:val="002D64A7"/>
    <w:rsid w:val="002F0847"/>
    <w:rsid w:val="002F1685"/>
    <w:rsid w:val="002F2966"/>
    <w:rsid w:val="002F6B52"/>
    <w:rsid w:val="00302672"/>
    <w:rsid w:val="00314DA0"/>
    <w:rsid w:val="003200B3"/>
    <w:rsid w:val="00320290"/>
    <w:rsid w:val="00321864"/>
    <w:rsid w:val="00331371"/>
    <w:rsid w:val="003319FD"/>
    <w:rsid w:val="00343E0A"/>
    <w:rsid w:val="00353257"/>
    <w:rsid w:val="0035603A"/>
    <w:rsid w:val="003629F0"/>
    <w:rsid w:val="00382307"/>
    <w:rsid w:val="00385897"/>
    <w:rsid w:val="00392ACD"/>
    <w:rsid w:val="003967C5"/>
    <w:rsid w:val="003A09A0"/>
    <w:rsid w:val="003A107E"/>
    <w:rsid w:val="003B7A53"/>
    <w:rsid w:val="003C6A19"/>
    <w:rsid w:val="003D23C7"/>
    <w:rsid w:val="003D3945"/>
    <w:rsid w:val="003E01D6"/>
    <w:rsid w:val="003E222C"/>
    <w:rsid w:val="003E79FF"/>
    <w:rsid w:val="003F26D3"/>
    <w:rsid w:val="00427284"/>
    <w:rsid w:val="00433A45"/>
    <w:rsid w:val="00442DEB"/>
    <w:rsid w:val="00450B32"/>
    <w:rsid w:val="0045390B"/>
    <w:rsid w:val="0046048E"/>
    <w:rsid w:val="004764DD"/>
    <w:rsid w:val="00477159"/>
    <w:rsid w:val="00486330"/>
    <w:rsid w:val="004C09B9"/>
    <w:rsid w:val="004C486B"/>
    <w:rsid w:val="004D19A6"/>
    <w:rsid w:val="004D3F6E"/>
    <w:rsid w:val="004E08C1"/>
    <w:rsid w:val="004F2C04"/>
    <w:rsid w:val="0050508C"/>
    <w:rsid w:val="00513193"/>
    <w:rsid w:val="00520D2B"/>
    <w:rsid w:val="005268F7"/>
    <w:rsid w:val="00526D3C"/>
    <w:rsid w:val="005374BA"/>
    <w:rsid w:val="00551010"/>
    <w:rsid w:val="00560DBB"/>
    <w:rsid w:val="0056349F"/>
    <w:rsid w:val="00563EFE"/>
    <w:rsid w:val="00564F68"/>
    <w:rsid w:val="0057656A"/>
    <w:rsid w:val="00577610"/>
    <w:rsid w:val="00580869"/>
    <w:rsid w:val="00583A9C"/>
    <w:rsid w:val="005926E7"/>
    <w:rsid w:val="005A3ABF"/>
    <w:rsid w:val="005B252D"/>
    <w:rsid w:val="005B7098"/>
    <w:rsid w:val="005C275B"/>
    <w:rsid w:val="005E3AAD"/>
    <w:rsid w:val="005E74AC"/>
    <w:rsid w:val="00606C6E"/>
    <w:rsid w:val="00611DEA"/>
    <w:rsid w:val="00625983"/>
    <w:rsid w:val="006364AC"/>
    <w:rsid w:val="006374A2"/>
    <w:rsid w:val="00641E72"/>
    <w:rsid w:val="0065684B"/>
    <w:rsid w:val="00660FFD"/>
    <w:rsid w:val="006644C3"/>
    <w:rsid w:val="00667774"/>
    <w:rsid w:val="0067373D"/>
    <w:rsid w:val="00676902"/>
    <w:rsid w:val="00681A7D"/>
    <w:rsid w:val="006842B2"/>
    <w:rsid w:val="00694659"/>
    <w:rsid w:val="0069642C"/>
    <w:rsid w:val="006A2147"/>
    <w:rsid w:val="006A2E52"/>
    <w:rsid w:val="006A36B6"/>
    <w:rsid w:val="006B396C"/>
    <w:rsid w:val="006B6BF7"/>
    <w:rsid w:val="006C5834"/>
    <w:rsid w:val="006D6165"/>
    <w:rsid w:val="006D6DCD"/>
    <w:rsid w:val="006D79C2"/>
    <w:rsid w:val="006E18C0"/>
    <w:rsid w:val="006F417B"/>
    <w:rsid w:val="007024B8"/>
    <w:rsid w:val="00707C08"/>
    <w:rsid w:val="0071556A"/>
    <w:rsid w:val="00717C07"/>
    <w:rsid w:val="0073127E"/>
    <w:rsid w:val="00737D09"/>
    <w:rsid w:val="00743B42"/>
    <w:rsid w:val="00751C88"/>
    <w:rsid w:val="00752187"/>
    <w:rsid w:val="00753052"/>
    <w:rsid w:val="007651A0"/>
    <w:rsid w:val="007723A4"/>
    <w:rsid w:val="007745D8"/>
    <w:rsid w:val="00776728"/>
    <w:rsid w:val="00782C32"/>
    <w:rsid w:val="00785EAD"/>
    <w:rsid w:val="0079677B"/>
    <w:rsid w:val="007B3F15"/>
    <w:rsid w:val="007B4F0B"/>
    <w:rsid w:val="007B7CA5"/>
    <w:rsid w:val="007C03C7"/>
    <w:rsid w:val="007C27CC"/>
    <w:rsid w:val="007C3598"/>
    <w:rsid w:val="007C4BA1"/>
    <w:rsid w:val="007C55F2"/>
    <w:rsid w:val="007E3954"/>
    <w:rsid w:val="007E6FC2"/>
    <w:rsid w:val="007F427F"/>
    <w:rsid w:val="007F5418"/>
    <w:rsid w:val="007F648B"/>
    <w:rsid w:val="007F7254"/>
    <w:rsid w:val="00804E7F"/>
    <w:rsid w:val="00805A82"/>
    <w:rsid w:val="00813F82"/>
    <w:rsid w:val="00822FF0"/>
    <w:rsid w:val="00826EC8"/>
    <w:rsid w:val="00842021"/>
    <w:rsid w:val="00844C1B"/>
    <w:rsid w:val="0086098F"/>
    <w:rsid w:val="008633E7"/>
    <w:rsid w:val="00865896"/>
    <w:rsid w:val="008733FC"/>
    <w:rsid w:val="008756A9"/>
    <w:rsid w:val="008757CD"/>
    <w:rsid w:val="00885181"/>
    <w:rsid w:val="00887093"/>
    <w:rsid w:val="0089455A"/>
    <w:rsid w:val="008C5374"/>
    <w:rsid w:val="008C6844"/>
    <w:rsid w:val="008E5DCD"/>
    <w:rsid w:val="008F47A8"/>
    <w:rsid w:val="00905F10"/>
    <w:rsid w:val="00912562"/>
    <w:rsid w:val="009139BF"/>
    <w:rsid w:val="0092204C"/>
    <w:rsid w:val="0092504A"/>
    <w:rsid w:val="009270E8"/>
    <w:rsid w:val="00927461"/>
    <w:rsid w:val="00932177"/>
    <w:rsid w:val="00933C49"/>
    <w:rsid w:val="00940299"/>
    <w:rsid w:val="00941973"/>
    <w:rsid w:val="00944473"/>
    <w:rsid w:val="00952039"/>
    <w:rsid w:val="00954860"/>
    <w:rsid w:val="00956E9A"/>
    <w:rsid w:val="009665BF"/>
    <w:rsid w:val="009A230D"/>
    <w:rsid w:val="009B1FC7"/>
    <w:rsid w:val="009C0FF7"/>
    <w:rsid w:val="009C19B8"/>
    <w:rsid w:val="009D08E2"/>
    <w:rsid w:val="009F115F"/>
    <w:rsid w:val="009F1B3F"/>
    <w:rsid w:val="009F5B49"/>
    <w:rsid w:val="00A213F7"/>
    <w:rsid w:val="00A3755D"/>
    <w:rsid w:val="00A5098F"/>
    <w:rsid w:val="00A533AD"/>
    <w:rsid w:val="00A55CB2"/>
    <w:rsid w:val="00A665F4"/>
    <w:rsid w:val="00A75BF7"/>
    <w:rsid w:val="00A9519C"/>
    <w:rsid w:val="00A9553B"/>
    <w:rsid w:val="00A97D1A"/>
    <w:rsid w:val="00AA5145"/>
    <w:rsid w:val="00AB6084"/>
    <w:rsid w:val="00AB7EB9"/>
    <w:rsid w:val="00AC0EC6"/>
    <w:rsid w:val="00AF24CA"/>
    <w:rsid w:val="00AF66D1"/>
    <w:rsid w:val="00AF770F"/>
    <w:rsid w:val="00B01808"/>
    <w:rsid w:val="00B06D08"/>
    <w:rsid w:val="00B16E60"/>
    <w:rsid w:val="00B16F3B"/>
    <w:rsid w:val="00B2103F"/>
    <w:rsid w:val="00B2515B"/>
    <w:rsid w:val="00B3509D"/>
    <w:rsid w:val="00B3652F"/>
    <w:rsid w:val="00B52F3B"/>
    <w:rsid w:val="00B54070"/>
    <w:rsid w:val="00B54F91"/>
    <w:rsid w:val="00B567C3"/>
    <w:rsid w:val="00B73F5F"/>
    <w:rsid w:val="00B824B2"/>
    <w:rsid w:val="00BA3439"/>
    <w:rsid w:val="00BB3280"/>
    <w:rsid w:val="00BB42C1"/>
    <w:rsid w:val="00BD0997"/>
    <w:rsid w:val="00BD3653"/>
    <w:rsid w:val="00BE523C"/>
    <w:rsid w:val="00BF5868"/>
    <w:rsid w:val="00C02456"/>
    <w:rsid w:val="00C106DC"/>
    <w:rsid w:val="00C21595"/>
    <w:rsid w:val="00C36C54"/>
    <w:rsid w:val="00C4472D"/>
    <w:rsid w:val="00C50AA5"/>
    <w:rsid w:val="00C52BAD"/>
    <w:rsid w:val="00C60942"/>
    <w:rsid w:val="00C646D3"/>
    <w:rsid w:val="00C75279"/>
    <w:rsid w:val="00C77C1B"/>
    <w:rsid w:val="00C8214C"/>
    <w:rsid w:val="00C83167"/>
    <w:rsid w:val="00C85E9C"/>
    <w:rsid w:val="00C87653"/>
    <w:rsid w:val="00C93EB4"/>
    <w:rsid w:val="00CA2056"/>
    <w:rsid w:val="00CA6458"/>
    <w:rsid w:val="00CA6EA4"/>
    <w:rsid w:val="00CC7390"/>
    <w:rsid w:val="00CD3640"/>
    <w:rsid w:val="00CD7523"/>
    <w:rsid w:val="00CF3434"/>
    <w:rsid w:val="00CF75BD"/>
    <w:rsid w:val="00D055AC"/>
    <w:rsid w:val="00D10E05"/>
    <w:rsid w:val="00D158B4"/>
    <w:rsid w:val="00D1720A"/>
    <w:rsid w:val="00D22FD5"/>
    <w:rsid w:val="00D36EC9"/>
    <w:rsid w:val="00D41562"/>
    <w:rsid w:val="00D66EF2"/>
    <w:rsid w:val="00D71F04"/>
    <w:rsid w:val="00D81E3E"/>
    <w:rsid w:val="00DA639A"/>
    <w:rsid w:val="00DB6873"/>
    <w:rsid w:val="00DD459B"/>
    <w:rsid w:val="00DE2CE9"/>
    <w:rsid w:val="00E1441F"/>
    <w:rsid w:val="00E21FC9"/>
    <w:rsid w:val="00E42336"/>
    <w:rsid w:val="00E434B7"/>
    <w:rsid w:val="00E63DA7"/>
    <w:rsid w:val="00E6586E"/>
    <w:rsid w:val="00E7262E"/>
    <w:rsid w:val="00E821E4"/>
    <w:rsid w:val="00E92BBD"/>
    <w:rsid w:val="00E94817"/>
    <w:rsid w:val="00E96910"/>
    <w:rsid w:val="00EA2A89"/>
    <w:rsid w:val="00EA5F44"/>
    <w:rsid w:val="00EB04F4"/>
    <w:rsid w:val="00EB67E5"/>
    <w:rsid w:val="00EC2B1D"/>
    <w:rsid w:val="00EE385A"/>
    <w:rsid w:val="00EE4466"/>
    <w:rsid w:val="00EF05FA"/>
    <w:rsid w:val="00EF223E"/>
    <w:rsid w:val="00EF4BBC"/>
    <w:rsid w:val="00EF5A60"/>
    <w:rsid w:val="00F02865"/>
    <w:rsid w:val="00F030AC"/>
    <w:rsid w:val="00F11F51"/>
    <w:rsid w:val="00F12178"/>
    <w:rsid w:val="00F1360B"/>
    <w:rsid w:val="00F24B26"/>
    <w:rsid w:val="00F3669E"/>
    <w:rsid w:val="00F40804"/>
    <w:rsid w:val="00F40F3E"/>
    <w:rsid w:val="00F429C2"/>
    <w:rsid w:val="00F50B1B"/>
    <w:rsid w:val="00F547CB"/>
    <w:rsid w:val="00F77487"/>
    <w:rsid w:val="00F87064"/>
    <w:rsid w:val="00F91381"/>
    <w:rsid w:val="00F91F67"/>
    <w:rsid w:val="00F976B6"/>
    <w:rsid w:val="00FC4D60"/>
    <w:rsid w:val="00FD06AC"/>
    <w:rsid w:val="00FD40A1"/>
    <w:rsid w:val="00FD6135"/>
    <w:rsid w:val="00FE29BE"/>
    <w:rsid w:val="00FE41B3"/>
    <w:rsid w:val="00FF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94F69"/>
  <w15:docId w15:val="{7995369D-98D9-47B8-AA87-37298212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7"/>
    <w:pPr>
      <w:bidi/>
      <w:spacing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513193"/>
    <w:pPr>
      <w:keepNext/>
      <w:jc w:val="lowKashida"/>
      <w:outlineLvl w:val="0"/>
    </w:pPr>
    <w:rPr>
      <w:rFonts w:eastAsia="Times New Roman"/>
      <w:b/>
      <w:bCs/>
      <w:sz w:val="2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91F67"/>
    <w:pPr>
      <w:jc w:val="center"/>
    </w:pPr>
    <w:rPr>
      <w:rFonts w:cs="Lotus"/>
      <w:b/>
      <w:bCs/>
    </w:rPr>
  </w:style>
  <w:style w:type="character" w:customStyle="1" w:styleId="TitleChar">
    <w:name w:val="Title Char"/>
    <w:basedOn w:val="DefaultParagraphFont"/>
    <w:link w:val="Title"/>
    <w:rsid w:val="00F91F67"/>
    <w:rPr>
      <w:rFonts w:ascii="Times New Roman" w:eastAsia="Times New Roman" w:hAnsi="Times New Roman" w:cs="Lotus"/>
      <w:b/>
      <w:bCs/>
      <w:sz w:val="20"/>
      <w:szCs w:val="28"/>
    </w:rPr>
  </w:style>
  <w:style w:type="table" w:styleId="TableGrid">
    <w:name w:val="Table Grid"/>
    <w:basedOn w:val="TableNormal"/>
    <w:uiPriority w:val="39"/>
    <w:rsid w:val="007745D8"/>
    <w:pPr>
      <w:bidi/>
      <w:spacing w:after="0" w:line="240" w:lineRule="auto"/>
    </w:pPr>
    <w:rPr>
      <w:rFonts w:eastAsia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4D3F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4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4B8"/>
    <w:rPr>
      <w:rFonts w:ascii="Times New Roman" w:eastAsia="Times New Roman" w:hAnsi="Times New Roman" w:cs="Traditional Arabic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02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4B8"/>
    <w:rPr>
      <w:rFonts w:ascii="Times New Roman" w:eastAsia="Times New Roman" w:hAnsi="Times New Roman" w:cs="Traditional Arabic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931F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513193"/>
    <w:rPr>
      <w:rFonts w:eastAsia="Times New Roman"/>
      <w:b/>
      <w:bCs/>
      <w:sz w:val="20"/>
      <w:szCs w:val="24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D11A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11A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11A7"/>
    <w:rPr>
      <w:vertAlign w:val="superscript"/>
    </w:rPr>
  </w:style>
  <w:style w:type="character" w:styleId="CommentReference">
    <w:name w:val="annotation reference"/>
    <w:rsid w:val="00EF5A60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1A0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821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21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1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1E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D61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hart" Target="charts/chart6.xml"/><Relationship Id="rId21" Type="http://schemas.openxmlformats.org/officeDocument/2006/relationships/chart" Target="charts/chart40.xml"/><Relationship Id="rId42" Type="http://schemas.openxmlformats.org/officeDocument/2006/relationships/header" Target="header7.xml"/><Relationship Id="rId47" Type="http://schemas.openxmlformats.org/officeDocument/2006/relationships/chart" Target="charts/chart13.xml"/><Relationship Id="rId63" Type="http://schemas.openxmlformats.org/officeDocument/2006/relationships/chart" Target="charts/chart18.xml"/><Relationship Id="rId68" Type="http://schemas.openxmlformats.org/officeDocument/2006/relationships/chart" Target="charts/chart200.xml"/><Relationship Id="rId84" Type="http://schemas.openxmlformats.org/officeDocument/2006/relationships/fontTable" Target="fontTable.xml"/><Relationship Id="rId16" Type="http://schemas.openxmlformats.org/officeDocument/2006/relationships/chart" Target="charts/chart2.xml"/><Relationship Id="rId11" Type="http://schemas.openxmlformats.org/officeDocument/2006/relationships/header" Target="header1.xml"/><Relationship Id="rId32" Type="http://schemas.openxmlformats.org/officeDocument/2006/relationships/chart" Target="charts/chart70.xml"/><Relationship Id="rId37" Type="http://schemas.openxmlformats.org/officeDocument/2006/relationships/chart" Target="charts/chart10.xml"/><Relationship Id="rId53" Type="http://schemas.openxmlformats.org/officeDocument/2006/relationships/oleObject" Target="embeddings/oleObject1.bin"/><Relationship Id="rId58" Type="http://schemas.openxmlformats.org/officeDocument/2006/relationships/chart" Target="charts/chart150.xml"/><Relationship Id="rId74" Type="http://schemas.openxmlformats.org/officeDocument/2006/relationships/chart" Target="charts/chart230.xml"/><Relationship Id="rId79" Type="http://schemas.openxmlformats.org/officeDocument/2006/relationships/chart" Target="charts/chart26.xml"/><Relationship Id="rId5" Type="http://schemas.openxmlformats.org/officeDocument/2006/relationships/webSettings" Target="webSettings.xml"/><Relationship Id="rId19" Type="http://schemas.openxmlformats.org/officeDocument/2006/relationships/chart" Target="charts/chart30.xml"/><Relationship Id="rId14" Type="http://schemas.openxmlformats.org/officeDocument/2006/relationships/chart" Target="charts/chart1.xml"/><Relationship Id="rId22" Type="http://schemas.openxmlformats.org/officeDocument/2006/relationships/header" Target="header3.xml"/><Relationship Id="rId27" Type="http://schemas.openxmlformats.org/officeDocument/2006/relationships/comments" Target="comments.xml"/><Relationship Id="rId30" Type="http://schemas.openxmlformats.org/officeDocument/2006/relationships/header" Target="header5.xml"/><Relationship Id="rId35" Type="http://schemas.openxmlformats.org/officeDocument/2006/relationships/chart" Target="charts/chart9.xml"/><Relationship Id="rId43" Type="http://schemas.openxmlformats.org/officeDocument/2006/relationships/header" Target="header8.xml"/><Relationship Id="rId48" Type="http://schemas.openxmlformats.org/officeDocument/2006/relationships/chart" Target="charts/chart130.xml"/><Relationship Id="rId56" Type="http://schemas.openxmlformats.org/officeDocument/2006/relationships/chart" Target="charts/chart140.xml"/><Relationship Id="rId64" Type="http://schemas.openxmlformats.org/officeDocument/2006/relationships/chart" Target="charts/chart180.xml"/><Relationship Id="rId69" Type="http://schemas.openxmlformats.org/officeDocument/2006/relationships/chart" Target="charts/chart21.xml"/><Relationship Id="rId77" Type="http://schemas.openxmlformats.org/officeDocument/2006/relationships/chart" Target="charts/chart25.xml"/><Relationship Id="rId8" Type="http://schemas.openxmlformats.org/officeDocument/2006/relationships/image" Target="media/image2.jpeg"/><Relationship Id="rId51" Type="http://schemas.openxmlformats.org/officeDocument/2006/relationships/header" Target="header11.xml"/><Relationship Id="rId72" Type="http://schemas.openxmlformats.org/officeDocument/2006/relationships/chart" Target="charts/chart220.xml"/><Relationship Id="rId80" Type="http://schemas.openxmlformats.org/officeDocument/2006/relationships/chart" Target="charts/chart260.xml"/><Relationship Id="rId85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chart" Target="charts/chart28.xml"/><Relationship Id="rId25" Type="http://schemas.openxmlformats.org/officeDocument/2006/relationships/header" Target="header4.xml"/><Relationship Id="rId33" Type="http://schemas.openxmlformats.org/officeDocument/2006/relationships/chart" Target="charts/chart8.xml"/><Relationship Id="rId38" Type="http://schemas.openxmlformats.org/officeDocument/2006/relationships/chart" Target="charts/chart100.xml"/><Relationship Id="rId46" Type="http://schemas.openxmlformats.org/officeDocument/2006/relationships/chart" Target="charts/chart120.xml"/><Relationship Id="rId59" Type="http://schemas.openxmlformats.org/officeDocument/2006/relationships/chart" Target="charts/chart16.xml"/><Relationship Id="rId67" Type="http://schemas.openxmlformats.org/officeDocument/2006/relationships/chart" Target="charts/chart20.xml"/><Relationship Id="rId20" Type="http://schemas.openxmlformats.org/officeDocument/2006/relationships/chart" Target="charts/chart4.xml"/><Relationship Id="rId41" Type="http://schemas.openxmlformats.org/officeDocument/2006/relationships/header" Target="header6.xml"/><Relationship Id="rId54" Type="http://schemas.openxmlformats.org/officeDocument/2006/relationships/header" Target="header12.xml"/><Relationship Id="rId62" Type="http://schemas.openxmlformats.org/officeDocument/2006/relationships/chart" Target="charts/chart170.xml"/><Relationship Id="rId70" Type="http://schemas.openxmlformats.org/officeDocument/2006/relationships/chart" Target="charts/chart210.xml"/><Relationship Id="rId75" Type="http://schemas.openxmlformats.org/officeDocument/2006/relationships/chart" Target="charts/chart24.xml"/><Relationship Id="rId83" Type="http://schemas.openxmlformats.org/officeDocument/2006/relationships/header" Target="head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110.xml"/><Relationship Id="rId23" Type="http://schemas.openxmlformats.org/officeDocument/2006/relationships/chart" Target="charts/chart5.xml"/><Relationship Id="rId28" Type="http://schemas.microsoft.com/office/2011/relationships/commentsExtended" Target="commentsExtended.xml"/><Relationship Id="rId36" Type="http://schemas.openxmlformats.org/officeDocument/2006/relationships/chart" Target="charts/chart90.xml"/><Relationship Id="rId49" Type="http://schemas.openxmlformats.org/officeDocument/2006/relationships/header" Target="header10.xml"/><Relationship Id="rId57" Type="http://schemas.openxmlformats.org/officeDocument/2006/relationships/chart" Target="charts/chart15.xml"/><Relationship Id="rId10" Type="http://schemas.openxmlformats.org/officeDocument/2006/relationships/image" Target="media/image4.png"/><Relationship Id="rId31" Type="http://schemas.openxmlformats.org/officeDocument/2006/relationships/chart" Target="charts/chart7.xml"/><Relationship Id="rId44" Type="http://schemas.openxmlformats.org/officeDocument/2006/relationships/header" Target="header9.xml"/><Relationship Id="rId52" Type="http://schemas.openxmlformats.org/officeDocument/2006/relationships/image" Target="media/image7.wmf"/><Relationship Id="rId60" Type="http://schemas.openxmlformats.org/officeDocument/2006/relationships/chart" Target="charts/chart160.xml"/><Relationship Id="rId65" Type="http://schemas.openxmlformats.org/officeDocument/2006/relationships/chart" Target="charts/chart19.xml"/><Relationship Id="rId73" Type="http://schemas.openxmlformats.org/officeDocument/2006/relationships/chart" Target="charts/chart23.xml"/><Relationship Id="rId78" Type="http://schemas.openxmlformats.org/officeDocument/2006/relationships/chart" Target="charts/chart250.xml"/><Relationship Id="rId81" Type="http://schemas.openxmlformats.org/officeDocument/2006/relationships/chart" Target="charts/chart27.xm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wmf"/><Relationship Id="rId18" Type="http://schemas.openxmlformats.org/officeDocument/2006/relationships/chart" Target="charts/chart3.xml"/><Relationship Id="rId39" Type="http://schemas.openxmlformats.org/officeDocument/2006/relationships/chart" Target="charts/chart11.xml"/><Relationship Id="rId34" Type="http://schemas.openxmlformats.org/officeDocument/2006/relationships/chart" Target="charts/chart80.xml"/><Relationship Id="rId50" Type="http://schemas.openxmlformats.org/officeDocument/2006/relationships/image" Target="media/image6.emf"/><Relationship Id="rId55" Type="http://schemas.openxmlformats.org/officeDocument/2006/relationships/chart" Target="charts/chart14.xml"/><Relationship Id="rId76" Type="http://schemas.openxmlformats.org/officeDocument/2006/relationships/chart" Target="charts/chart240.xml"/><Relationship Id="rId7" Type="http://schemas.openxmlformats.org/officeDocument/2006/relationships/endnotes" Target="endnotes.xml"/><Relationship Id="rId71" Type="http://schemas.openxmlformats.org/officeDocument/2006/relationships/chart" Target="charts/chart22.xml"/><Relationship Id="rId2" Type="http://schemas.openxmlformats.org/officeDocument/2006/relationships/numbering" Target="numbering.xml"/><Relationship Id="rId29" Type="http://schemas.microsoft.com/office/2016/09/relationships/commentsIds" Target="commentsIds.xml"/><Relationship Id="rId24" Type="http://schemas.openxmlformats.org/officeDocument/2006/relationships/chart" Target="charts/chart50.xml"/><Relationship Id="rId40" Type="http://schemas.openxmlformats.org/officeDocument/2006/relationships/chart" Target="charts/chart111.xml"/><Relationship Id="rId45" Type="http://schemas.openxmlformats.org/officeDocument/2006/relationships/chart" Target="charts/chart12.xml"/><Relationship Id="rId66" Type="http://schemas.openxmlformats.org/officeDocument/2006/relationships/chart" Target="charts/chart190.xml"/><Relationship Id="rId61" Type="http://schemas.openxmlformats.org/officeDocument/2006/relationships/chart" Target="charts/chart17.xml"/><Relationship Id="rId82" Type="http://schemas.openxmlformats.org/officeDocument/2006/relationships/chart" Target="charts/chart270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2.xlsx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4.xlsx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5.xlsx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6.xlsx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7.xlsx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8.xlsx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9.xlsx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0.xlsx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1.xlsx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2.xlsx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3.xlsx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4.xlsx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5.xlsx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6.xlsx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0.xlsx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7.xlsx"/></Relationships>
</file>

<file path=word/charts/_rels/chart4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0.xlsx"/></Relationships>
</file>

<file path=word/charts/_rels/chart5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0.xlsx"/></Relationships>
</file>

<file path=word/charts/_rels/chart7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0.xlsx"/></Relationships>
</file>

<file path=word/charts/_rels/chart8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0.xlsx"/></Relationships>
</file>

<file path=word/charts/_rels/chart9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0.xlsx"/></Relationships>
</file>

<file path=word/charts/_rels/chart10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90.xlsx"/></Relationships>
</file>

<file path=word/charts/_rels/chart1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0.xlsx"/></Relationships>
</file>

<file path=word/charts/_rels/chart1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00.xlsx"/></Relationships>
</file>

<file path=word/charts/_rels/chart1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1.xlsx"/></Relationships>
</file>

<file path=word/charts/_rels/chart13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20.xlsx"/></Relationships>
</file>

<file path=word/charts/_rels/chart14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0.xlsx"/></Relationships>
</file>

<file path=word/charts/_rels/chart15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40.xlsx"/></Relationships>
</file>

<file path=word/charts/_rels/chart16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50.xlsx"/></Relationships>
</file>

<file path=word/charts/_rels/chart17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60.xlsx"/></Relationships>
</file>

<file path=word/charts/_rels/chart18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70.xlsx"/></Relationships>
</file>

<file path=word/charts/_rels/chart19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80.xlsx"/></Relationships>
</file>

<file path=word/charts/_rels/chart20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90.xlsx"/></Relationships>
</file>

<file path=word/charts/_rels/chart2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00.xlsx"/></Relationships>
</file>

<file path=word/charts/_rels/chart2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10.xlsx"/></Relationships>
</file>

<file path=word/charts/_rels/chart23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20.xlsx"/></Relationships>
</file>

<file path=word/charts/_rels/chart24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30.xlsx"/></Relationships>
</file>

<file path=word/charts/_rels/chart25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40.xlsx"/></Relationships>
</file>

<file path=word/charts/_rels/chart26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50.xlsx"/></Relationships>
</file>

<file path=word/charts/_rels/chart27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6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I(mA) lg=0 mm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8F-407D-A8A9-1193D191D5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I(mA) lg=5 mm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8F-407D-A8A9-1193D191D5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4192"/>
        <c:axId val="119934584"/>
      </c:lineChart>
      <c:catAx>
        <c:axId val="1199341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4584"/>
        <c:crosses val="autoZero"/>
        <c:auto val="1"/>
        <c:lblAlgn val="ctr"/>
        <c:lblOffset val="100"/>
        <c:noMultiLvlLbl val="0"/>
      </c:catAx>
      <c:valAx>
        <c:axId val="119934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4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N=1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C02-4AE8-B075-F789178BF39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N=2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C02-4AE8-B075-F789178BF39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N=0.5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250</c:v>
                </c:pt>
                <c:pt idx="1">
                  <c:v>250</c:v>
                </c:pt>
                <c:pt idx="2">
                  <c:v>250</c:v>
                </c:pt>
                <c:pt idx="3">
                  <c:v>250</c:v>
                </c:pt>
                <c:pt idx="4">
                  <c:v>250</c:v>
                </c:pt>
                <c:pt idx="5">
                  <c:v>250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C02-4AE8-B075-F789178BF3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5368"/>
        <c:axId val="119935760"/>
      </c:lineChart>
      <c:catAx>
        <c:axId val="119935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5760"/>
        <c:crosses val="autoZero"/>
        <c:auto val="1"/>
        <c:lblAlgn val="ctr"/>
        <c:lblOffset val="100"/>
        <c:noMultiLvlLbl val="0"/>
      </c:catAx>
      <c:valAx>
        <c:axId val="119935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5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N=1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919-49FF-8D85-1F780306D62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N=2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919-49FF-8D85-1F780306D62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N=0.5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250</c:v>
                </c:pt>
                <c:pt idx="1">
                  <c:v>250</c:v>
                </c:pt>
                <c:pt idx="2">
                  <c:v>250</c:v>
                </c:pt>
                <c:pt idx="3">
                  <c:v>250</c:v>
                </c:pt>
                <c:pt idx="4">
                  <c:v>250</c:v>
                </c:pt>
                <c:pt idx="5">
                  <c:v>250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919-49FF-8D85-1F780306D6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6544"/>
        <c:axId val="119936936"/>
      </c:lineChart>
      <c:catAx>
        <c:axId val="1199365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6936"/>
        <c:crosses val="autoZero"/>
        <c:auto val="1"/>
        <c:lblAlgn val="ctr"/>
        <c:lblOffset val="100"/>
        <c:noMultiLvlLbl val="0"/>
      </c:catAx>
      <c:valAx>
        <c:axId val="119936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6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N1=2000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10D-4527-B5A7-A4A12AAA125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N1=4000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Sheet1!$C$2:$C$7</c:f>
              <c:numCache>
                <c:formatCode>General</c:formatCode>
                <c:ptCount val="6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10D-4527-B5A7-A4A12AAA12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7328"/>
        <c:axId val="119937720"/>
      </c:lineChart>
      <c:catAx>
        <c:axId val="1199373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7720"/>
        <c:crosses val="autoZero"/>
        <c:auto val="1"/>
        <c:lblAlgn val="ctr"/>
        <c:lblOffset val="100"/>
        <c:noMultiLvlLbl val="0"/>
      </c:catAx>
      <c:valAx>
        <c:axId val="119937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L(H)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7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14-436E-B734-E08DD479FB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8112"/>
        <c:axId val="119938504"/>
      </c:lineChart>
      <c:catAx>
        <c:axId val="119938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8504"/>
        <c:crosses val="autoZero"/>
        <c:auto val="1"/>
        <c:lblAlgn val="ctr"/>
        <c:lblOffset val="100"/>
        <c:noMultiLvlLbl val="0"/>
      </c:catAx>
      <c:valAx>
        <c:axId val="119938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8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η %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42-4C6D-967F-270EC147D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1216"/>
        <c:axId val="116181608"/>
      </c:lineChart>
      <c:catAx>
        <c:axId val="116181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1608"/>
        <c:crosses val="autoZero"/>
        <c:auto val="1"/>
        <c:lblAlgn val="ctr"/>
        <c:lblOffset val="100"/>
        <c:noMultiLvlLbl val="0"/>
      </c:catAx>
      <c:valAx>
        <c:axId val="116181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η</a:t>
                </a:r>
                <a:r>
                  <a:rPr lang="fa-IR" sz="1000" b="1" i="0" u="none" strike="noStrike" baseline="0">
                    <a:effectLst/>
                  </a:rPr>
                  <a:t>%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1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If(A)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2F7-4BF6-87EA-199067922A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2392"/>
        <c:axId val="116182784"/>
      </c:lineChart>
      <c:catAx>
        <c:axId val="1161823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2784"/>
        <c:crosses val="autoZero"/>
        <c:auto val="1"/>
        <c:lblAlgn val="ctr"/>
        <c:lblOffset val="100"/>
        <c:noMultiLvlLbl val="0"/>
      </c:catAx>
      <c:valAx>
        <c:axId val="116182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2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Isc(A)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27-4B3D-A01E-127E6EDC0E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3568"/>
        <c:axId val="116183960"/>
      </c:lineChart>
      <c:catAx>
        <c:axId val="1161835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3960"/>
        <c:crosses val="autoZero"/>
        <c:auto val="1"/>
        <c:lblAlgn val="ctr"/>
        <c:lblOffset val="100"/>
        <c:noMultiLvlLbl val="0"/>
      </c:catAx>
      <c:valAx>
        <c:axId val="116183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Isc(A)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3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Vt(V)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9C-4BE3-877D-AA08D2B3DC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4744"/>
        <c:axId val="116185136"/>
      </c:lineChart>
      <c:catAx>
        <c:axId val="116184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Ia(A)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5136"/>
        <c:crosses val="autoZero"/>
        <c:auto val="1"/>
        <c:lblAlgn val="ctr"/>
        <c:lblOffset val="100"/>
        <c:noMultiLvlLbl val="0"/>
      </c:catAx>
      <c:valAx>
        <c:axId val="116185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4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Vt(V)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ACA-448B-BEBA-646CEFE20C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5920"/>
        <c:axId val="116186312"/>
      </c:lineChart>
      <c:catAx>
        <c:axId val="116185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Ia(A)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6312"/>
        <c:crosses val="autoZero"/>
        <c:auto val="1"/>
        <c:lblAlgn val="ctr"/>
        <c:lblOffset val="100"/>
        <c:noMultiLvlLbl val="0"/>
      </c:catAx>
      <c:valAx>
        <c:axId val="116186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5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Vt(V)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C0A-4F9F-BFC4-F1C51F1265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7096"/>
        <c:axId val="116187488"/>
      </c:lineChart>
      <c:catAx>
        <c:axId val="1161870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Ia(A)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7488"/>
        <c:crosses val="autoZero"/>
        <c:auto val="1"/>
        <c:lblAlgn val="ctr"/>
        <c:lblOffset val="100"/>
        <c:noMultiLvlLbl val="0"/>
      </c:catAx>
      <c:valAx>
        <c:axId val="116187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7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T=0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7F-4AC4-9C65-0EA79085F48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T=0.5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26</c:v>
                </c:pt>
                <c:pt idx="1">
                  <c:v>26</c:v>
                </c:pt>
                <c:pt idx="2">
                  <c:v>26</c:v>
                </c:pt>
                <c:pt idx="3">
                  <c:v>26</c:v>
                </c:pt>
                <c:pt idx="4">
                  <c:v>26</c:v>
                </c:pt>
                <c:pt idx="5">
                  <c:v>26</c:v>
                </c:pt>
                <c:pt idx="6">
                  <c:v>26</c:v>
                </c:pt>
                <c:pt idx="7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87F-4AC4-9C65-0EA79085F48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T=1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Sheet1!$D$2:$D$9</c:f>
              <c:numCache>
                <c:formatCode>General</c:formatCode>
                <c:ptCount val="8"/>
                <c:pt idx="0">
                  <c:v>27</c:v>
                </c:pt>
                <c:pt idx="1">
                  <c:v>27</c:v>
                </c:pt>
                <c:pt idx="2">
                  <c:v>27</c:v>
                </c:pt>
                <c:pt idx="3">
                  <c:v>27</c:v>
                </c:pt>
                <c:pt idx="4">
                  <c:v>27</c:v>
                </c:pt>
                <c:pt idx="5">
                  <c:v>27</c:v>
                </c:pt>
                <c:pt idx="6">
                  <c:v>27</c:v>
                </c:pt>
                <c:pt idx="7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87F-4AC4-9C65-0EA79085F48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T=1.5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Sheet1!$E$2:$E$9</c:f>
              <c:numCache>
                <c:formatCode>General</c:formatCode>
                <c:ptCount val="8"/>
                <c:pt idx="0">
                  <c:v>28</c:v>
                </c:pt>
                <c:pt idx="1">
                  <c:v>28</c:v>
                </c:pt>
                <c:pt idx="2">
                  <c:v>28</c:v>
                </c:pt>
                <c:pt idx="3">
                  <c:v>28</c:v>
                </c:pt>
                <c:pt idx="4">
                  <c:v>28</c:v>
                </c:pt>
                <c:pt idx="5">
                  <c:v>28</c:v>
                </c:pt>
                <c:pt idx="6">
                  <c:v>28</c:v>
                </c:pt>
                <c:pt idx="7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87F-4AC4-9C65-0EA79085F4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1208"/>
        <c:axId val="156381600"/>
      </c:lineChart>
      <c:catAx>
        <c:axId val="156381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1600"/>
        <c:crosses val="autoZero"/>
        <c:auto val="1"/>
        <c:lblAlgn val="ctr"/>
        <c:lblOffset val="100"/>
        <c:noMultiLvlLbl val="0"/>
      </c:catAx>
      <c:valAx>
        <c:axId val="156381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Is(A)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1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T=0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09-43D2-B48C-7C85B8B31F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T=0.5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26</c:v>
                </c:pt>
                <c:pt idx="1">
                  <c:v>26</c:v>
                </c:pt>
                <c:pt idx="2">
                  <c:v>26</c:v>
                </c:pt>
                <c:pt idx="3">
                  <c:v>26</c:v>
                </c:pt>
                <c:pt idx="4">
                  <c:v>26</c:v>
                </c:pt>
                <c:pt idx="5">
                  <c:v>26</c:v>
                </c:pt>
                <c:pt idx="6">
                  <c:v>26</c:v>
                </c:pt>
                <c:pt idx="7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09-43D2-B48C-7C85B8B31F4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T=1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Sheet1!$D$2:$D$9</c:f>
              <c:numCache>
                <c:formatCode>General</c:formatCode>
                <c:ptCount val="8"/>
                <c:pt idx="0">
                  <c:v>27</c:v>
                </c:pt>
                <c:pt idx="1">
                  <c:v>27</c:v>
                </c:pt>
                <c:pt idx="2">
                  <c:v>27</c:v>
                </c:pt>
                <c:pt idx="3">
                  <c:v>27</c:v>
                </c:pt>
                <c:pt idx="4">
                  <c:v>27</c:v>
                </c:pt>
                <c:pt idx="5">
                  <c:v>27</c:v>
                </c:pt>
                <c:pt idx="6">
                  <c:v>27</c:v>
                </c:pt>
                <c:pt idx="7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09-43D2-B48C-7C85B8B31F4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T=1.5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Sheet1!$E$2:$E$9</c:f>
              <c:numCache>
                <c:formatCode>General</c:formatCode>
                <c:ptCount val="8"/>
                <c:pt idx="0">
                  <c:v>28</c:v>
                </c:pt>
                <c:pt idx="1">
                  <c:v>28</c:v>
                </c:pt>
                <c:pt idx="2">
                  <c:v>28</c:v>
                </c:pt>
                <c:pt idx="3">
                  <c:v>28</c:v>
                </c:pt>
                <c:pt idx="4">
                  <c:v>28</c:v>
                </c:pt>
                <c:pt idx="5">
                  <c:v>28</c:v>
                </c:pt>
                <c:pt idx="6">
                  <c:v>28</c:v>
                </c:pt>
                <c:pt idx="7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009-43D2-B48C-7C85B8B31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2384"/>
        <c:axId val="156382776"/>
      </c:lineChart>
      <c:catAx>
        <c:axId val="15638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2776"/>
        <c:crosses val="autoZero"/>
        <c:auto val="1"/>
        <c:lblAlgn val="ctr"/>
        <c:lblOffset val="100"/>
        <c:noMultiLvlLbl val="0"/>
      </c:catAx>
      <c:valAx>
        <c:axId val="156382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p.f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2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2D-4A21-BB6B-0E32B5DA0D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B21-4FC2-B205-3DE490897E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22-410E-8913-EDCC6BB1AE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4E-4D5B-B3B7-C9B1DE42D0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99-40A4-8D8E-941DF16AA4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7E6-405F-9E43-530362E9CA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AC-42BE-91C0-E20400B61A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3952"/>
        <c:axId val="156384344"/>
      </c:lineChart>
      <c:catAx>
        <c:axId val="156383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4344"/>
        <c:crosses val="autoZero"/>
        <c:auto val="1"/>
        <c:lblAlgn val="ctr"/>
        <c:lblOffset val="100"/>
        <c:noMultiLvlLbl val="0"/>
      </c:catAx>
      <c:valAx>
        <c:axId val="156384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3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BB-4E34-90FF-2FF62FA8A9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70-4BFB-92D5-FC2369ECEF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A2-42A6-843C-751AC5F57F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32-4DDC-8CAC-6135D0A4A6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20-430C-BA3D-956DB5B5AA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E2-449A-960E-9BB5FD8D34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D2C-4CFF-9348-4C10C1C84C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5128"/>
        <c:axId val="156385520"/>
      </c:lineChart>
      <c:catAx>
        <c:axId val="1563851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5520"/>
        <c:crosses val="autoZero"/>
        <c:auto val="1"/>
        <c:lblAlgn val="ctr"/>
        <c:lblOffset val="100"/>
        <c:noMultiLvlLbl val="0"/>
      </c:catAx>
      <c:valAx>
        <c:axId val="156385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5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N=1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C02-4AE8-B075-F789178BF39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N=2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C02-4AE8-B075-F789178BF39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N=0.5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250</c:v>
                </c:pt>
                <c:pt idx="1">
                  <c:v>250</c:v>
                </c:pt>
                <c:pt idx="2">
                  <c:v>250</c:v>
                </c:pt>
                <c:pt idx="3">
                  <c:v>250</c:v>
                </c:pt>
                <c:pt idx="4">
                  <c:v>250</c:v>
                </c:pt>
                <c:pt idx="5">
                  <c:v>250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C02-4AE8-B075-F789178BF3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5368"/>
        <c:axId val="119935760"/>
      </c:lineChart>
      <c:catAx>
        <c:axId val="119935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5760"/>
        <c:crosses val="autoZero"/>
        <c:auto val="1"/>
        <c:lblAlgn val="ctr"/>
        <c:lblOffset val="100"/>
        <c:noMultiLvlLbl val="0"/>
      </c:catAx>
      <c:valAx>
        <c:axId val="119935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5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N=1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919-49FF-8D85-1F780306D62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N=2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919-49FF-8D85-1F780306D62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N=0.5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250</c:v>
                </c:pt>
                <c:pt idx="1">
                  <c:v>250</c:v>
                </c:pt>
                <c:pt idx="2">
                  <c:v>250</c:v>
                </c:pt>
                <c:pt idx="3">
                  <c:v>250</c:v>
                </c:pt>
                <c:pt idx="4">
                  <c:v>250</c:v>
                </c:pt>
                <c:pt idx="5">
                  <c:v>250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919-49FF-8D85-1F780306D6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6544"/>
        <c:axId val="119936936"/>
      </c:lineChart>
      <c:catAx>
        <c:axId val="1199365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6936"/>
        <c:crosses val="autoZero"/>
        <c:auto val="1"/>
        <c:lblAlgn val="ctr"/>
        <c:lblOffset val="100"/>
        <c:noMultiLvlLbl val="0"/>
      </c:catAx>
      <c:valAx>
        <c:axId val="119936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6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N1=2000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10D-4527-B5A7-A4A12AAA125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N1=4000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Sheet1!$C$2:$C$7</c:f>
              <c:numCache>
                <c:formatCode>General</c:formatCode>
                <c:ptCount val="6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10D-4527-B5A7-A4A12AAA12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7328"/>
        <c:axId val="119937720"/>
      </c:lineChart>
      <c:catAx>
        <c:axId val="1199373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7720"/>
        <c:crosses val="autoZero"/>
        <c:auto val="1"/>
        <c:lblAlgn val="ctr"/>
        <c:lblOffset val="100"/>
        <c:noMultiLvlLbl val="0"/>
      </c:catAx>
      <c:valAx>
        <c:axId val="119937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L(H)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7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14-436E-B734-E08DD479FB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8112"/>
        <c:axId val="119938504"/>
      </c:lineChart>
      <c:catAx>
        <c:axId val="119938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8504"/>
        <c:crosses val="autoZero"/>
        <c:auto val="1"/>
        <c:lblAlgn val="ctr"/>
        <c:lblOffset val="100"/>
        <c:noMultiLvlLbl val="0"/>
      </c:catAx>
      <c:valAx>
        <c:axId val="119938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8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7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If(A)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2F7-4BF6-87EA-199067922A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2392"/>
        <c:axId val="116182784"/>
      </c:lineChart>
      <c:catAx>
        <c:axId val="1161823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2784"/>
        <c:crosses val="autoZero"/>
        <c:auto val="1"/>
        <c:lblAlgn val="ctr"/>
        <c:lblOffset val="100"/>
        <c:noMultiLvlLbl val="0"/>
      </c:catAx>
      <c:valAx>
        <c:axId val="116182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2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8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Isc(A)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27-4B3D-A01E-127E6EDC0E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3568"/>
        <c:axId val="116183960"/>
      </c:lineChart>
      <c:catAx>
        <c:axId val="1161835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3960"/>
        <c:crosses val="autoZero"/>
        <c:auto val="1"/>
        <c:lblAlgn val="ctr"/>
        <c:lblOffset val="100"/>
        <c:noMultiLvlLbl val="0"/>
      </c:catAx>
      <c:valAx>
        <c:axId val="116183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Isc(A)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3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9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Vt(V)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9C-4BE3-877D-AA08D2B3DC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4744"/>
        <c:axId val="116185136"/>
      </c:lineChart>
      <c:catAx>
        <c:axId val="116184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Ia(A)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5136"/>
        <c:crosses val="autoZero"/>
        <c:auto val="1"/>
        <c:lblAlgn val="ctr"/>
        <c:lblOffset val="100"/>
        <c:noMultiLvlLbl val="0"/>
      </c:catAx>
      <c:valAx>
        <c:axId val="116185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4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0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Vt(V)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ACA-448B-BEBA-646CEFE20C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5920"/>
        <c:axId val="116186312"/>
      </c:lineChart>
      <c:catAx>
        <c:axId val="116185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Ia(A)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6312"/>
        <c:crosses val="autoZero"/>
        <c:auto val="1"/>
        <c:lblAlgn val="ctr"/>
        <c:lblOffset val="100"/>
        <c:noMultiLvlLbl val="0"/>
      </c:catAx>
      <c:valAx>
        <c:axId val="116186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5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I(mA) lg=0 mm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8F-407D-A8A9-1193D191D5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I(mA) lg=5 mm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8F-407D-A8A9-1193D191D5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34192"/>
        <c:axId val="119934584"/>
      </c:lineChart>
      <c:catAx>
        <c:axId val="1199341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4584"/>
        <c:crosses val="autoZero"/>
        <c:auto val="1"/>
        <c:lblAlgn val="ctr"/>
        <c:lblOffset val="100"/>
        <c:noMultiLvlLbl val="0"/>
      </c:catAx>
      <c:valAx>
        <c:axId val="119934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34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Vt(V)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C0A-4F9F-BFC4-F1C51F1265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6187096"/>
        <c:axId val="116187488"/>
      </c:lineChart>
      <c:catAx>
        <c:axId val="1161870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Ia(A)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7488"/>
        <c:crosses val="autoZero"/>
        <c:auto val="1"/>
        <c:lblAlgn val="ctr"/>
        <c:lblOffset val="100"/>
        <c:noMultiLvlLbl val="0"/>
      </c:catAx>
      <c:valAx>
        <c:axId val="116187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Vt(v)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187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T=0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7F-4AC4-9C65-0EA79085F48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T=0.5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26</c:v>
                </c:pt>
                <c:pt idx="1">
                  <c:v>26</c:v>
                </c:pt>
                <c:pt idx="2">
                  <c:v>26</c:v>
                </c:pt>
                <c:pt idx="3">
                  <c:v>26</c:v>
                </c:pt>
                <c:pt idx="4">
                  <c:v>26</c:v>
                </c:pt>
                <c:pt idx="5">
                  <c:v>26</c:v>
                </c:pt>
                <c:pt idx="6">
                  <c:v>26</c:v>
                </c:pt>
                <c:pt idx="7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87F-4AC4-9C65-0EA79085F48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T=1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Sheet1!$D$2:$D$9</c:f>
              <c:numCache>
                <c:formatCode>General</c:formatCode>
                <c:ptCount val="8"/>
                <c:pt idx="0">
                  <c:v>27</c:v>
                </c:pt>
                <c:pt idx="1">
                  <c:v>27</c:v>
                </c:pt>
                <c:pt idx="2">
                  <c:v>27</c:v>
                </c:pt>
                <c:pt idx="3">
                  <c:v>27</c:v>
                </c:pt>
                <c:pt idx="4">
                  <c:v>27</c:v>
                </c:pt>
                <c:pt idx="5">
                  <c:v>27</c:v>
                </c:pt>
                <c:pt idx="6">
                  <c:v>27</c:v>
                </c:pt>
                <c:pt idx="7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87F-4AC4-9C65-0EA79085F48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T=1.5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Sheet1!$E$2:$E$9</c:f>
              <c:numCache>
                <c:formatCode>General</c:formatCode>
                <c:ptCount val="8"/>
                <c:pt idx="0">
                  <c:v>28</c:v>
                </c:pt>
                <c:pt idx="1">
                  <c:v>28</c:v>
                </c:pt>
                <c:pt idx="2">
                  <c:v>28</c:v>
                </c:pt>
                <c:pt idx="3">
                  <c:v>28</c:v>
                </c:pt>
                <c:pt idx="4">
                  <c:v>28</c:v>
                </c:pt>
                <c:pt idx="5">
                  <c:v>28</c:v>
                </c:pt>
                <c:pt idx="6">
                  <c:v>28</c:v>
                </c:pt>
                <c:pt idx="7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87F-4AC4-9C65-0EA79085F4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1208"/>
        <c:axId val="156381600"/>
      </c:lineChart>
      <c:catAx>
        <c:axId val="156381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1600"/>
        <c:crosses val="autoZero"/>
        <c:auto val="1"/>
        <c:lblAlgn val="ctr"/>
        <c:lblOffset val="100"/>
        <c:noMultiLvlLbl val="0"/>
      </c:catAx>
      <c:valAx>
        <c:axId val="156381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Is(A)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1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T=0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09-43D2-B48C-7C85B8B31F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T=0.5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26</c:v>
                </c:pt>
                <c:pt idx="1">
                  <c:v>26</c:v>
                </c:pt>
                <c:pt idx="2">
                  <c:v>26</c:v>
                </c:pt>
                <c:pt idx="3">
                  <c:v>26</c:v>
                </c:pt>
                <c:pt idx="4">
                  <c:v>26</c:v>
                </c:pt>
                <c:pt idx="5">
                  <c:v>26</c:v>
                </c:pt>
                <c:pt idx="6">
                  <c:v>26</c:v>
                </c:pt>
                <c:pt idx="7">
                  <c:v>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09-43D2-B48C-7C85B8B31F4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T=1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Sheet1!$D$2:$D$9</c:f>
              <c:numCache>
                <c:formatCode>General</c:formatCode>
                <c:ptCount val="8"/>
                <c:pt idx="0">
                  <c:v>27</c:v>
                </c:pt>
                <c:pt idx="1">
                  <c:v>27</c:v>
                </c:pt>
                <c:pt idx="2">
                  <c:v>27</c:v>
                </c:pt>
                <c:pt idx="3">
                  <c:v>27</c:v>
                </c:pt>
                <c:pt idx="4">
                  <c:v>27</c:v>
                </c:pt>
                <c:pt idx="5">
                  <c:v>27</c:v>
                </c:pt>
                <c:pt idx="6">
                  <c:v>27</c:v>
                </c:pt>
                <c:pt idx="7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09-43D2-B48C-7C85B8B31F4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T=1.5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</c:numCache>
            </c:numRef>
          </c:cat>
          <c:val>
            <c:numRef>
              <c:f>Sheet1!$E$2:$E$9</c:f>
              <c:numCache>
                <c:formatCode>General</c:formatCode>
                <c:ptCount val="8"/>
                <c:pt idx="0">
                  <c:v>28</c:v>
                </c:pt>
                <c:pt idx="1">
                  <c:v>28</c:v>
                </c:pt>
                <c:pt idx="2">
                  <c:v>28</c:v>
                </c:pt>
                <c:pt idx="3">
                  <c:v>28</c:v>
                </c:pt>
                <c:pt idx="4">
                  <c:v>28</c:v>
                </c:pt>
                <c:pt idx="5">
                  <c:v>28</c:v>
                </c:pt>
                <c:pt idx="6">
                  <c:v>28</c:v>
                </c:pt>
                <c:pt idx="7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009-43D2-B48C-7C85B8B31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2384"/>
        <c:axId val="156382776"/>
      </c:lineChart>
      <c:catAx>
        <c:axId val="15638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If(A)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2776"/>
        <c:crosses val="autoZero"/>
        <c:auto val="1"/>
        <c:lblAlgn val="ctr"/>
        <c:lblOffset val="100"/>
        <c:noMultiLvlLbl val="0"/>
      </c:catAx>
      <c:valAx>
        <c:axId val="156382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p.f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2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2D-4A21-BB6B-0E32B5DA0D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B21-4FC2-B205-3DE490897E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6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22-410E-8913-EDCC6BB1AE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7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4E-4D5B-B3B7-C9B1DE42D0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8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799-40A4-8D8E-941DF16AA4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9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7E6-405F-9E43-530362E9CA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0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AC-42BE-91C0-E20400B61A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3952"/>
        <c:axId val="156384344"/>
      </c:lineChart>
      <c:catAx>
        <c:axId val="156383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4344"/>
        <c:crosses val="autoZero"/>
        <c:auto val="1"/>
        <c:lblAlgn val="ctr"/>
        <c:lblOffset val="100"/>
        <c:noMultiLvlLbl val="0"/>
      </c:catAx>
      <c:valAx>
        <c:axId val="156384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3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BB-4E34-90FF-2FF62FA8A9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70-4BFB-92D5-FC2369ECEF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A2-42A6-843C-751AC5F57F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32-4DDC-8CAC-6135D0A4A6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سرعت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20-430C-BA3D-956DB5B5AA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6304"/>
        <c:axId val="156386696"/>
      </c:lineChart>
      <c:catAx>
        <c:axId val="156386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696"/>
        <c:crosses val="autoZero"/>
        <c:auto val="1"/>
        <c:lblAlgn val="ctr"/>
        <c:lblOffset val="100"/>
        <c:noMultiLvlLbl val="0"/>
      </c:catAx>
      <c:valAx>
        <c:axId val="156386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سرعت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6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جریان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E2-449A-960E-9BB5FD8D34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7480"/>
        <c:axId val="156387872"/>
      </c:lineChart>
      <c:catAx>
        <c:axId val="156387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گشتاور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872"/>
        <c:crosses val="autoZero"/>
        <c:auto val="1"/>
        <c:lblAlgn val="ctr"/>
        <c:lblOffset val="100"/>
        <c:noMultiLvlLbl val="0"/>
      </c:catAx>
      <c:valAx>
        <c:axId val="156387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/>
                  <a:t>جریان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7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7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V(v)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D2C-4CFF-9348-4C10C1C84C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85128"/>
        <c:axId val="156385520"/>
      </c:lineChart>
      <c:catAx>
        <c:axId val="1563851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5520"/>
        <c:crosses val="autoZero"/>
        <c:auto val="1"/>
        <c:lblAlgn val="ctr"/>
        <c:lblOffset val="100"/>
        <c:noMultiLvlLbl val="0"/>
      </c:catAx>
      <c:valAx>
        <c:axId val="156385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85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283CD-1A2B-480E-96DB-677DF0470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68</Pages>
  <Words>3048</Words>
  <Characters>17374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Shaghayegh G. Shahbazi</cp:lastModifiedBy>
  <cp:revision>4</cp:revision>
  <dcterms:created xsi:type="dcterms:W3CDTF">2023-09-23T05:04:00Z</dcterms:created>
  <dcterms:modified xsi:type="dcterms:W3CDTF">2024-01-28T08:17:00Z</dcterms:modified>
</cp:coreProperties>
</file>